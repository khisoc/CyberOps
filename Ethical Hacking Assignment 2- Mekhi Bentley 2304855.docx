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60F1D" w14:textId="77777777" w:rsidR="00AE7719" w:rsidRPr="00AE7719" w:rsidRDefault="00AE7719" w:rsidP="00AE7719">
      <w:pPr>
        <w:spacing w:line="259" w:lineRule="auto"/>
        <w:jc w:val="center"/>
        <w:rPr>
          <w:rFonts w:ascii="Times New Roman" w:eastAsia="Aptos" w:hAnsi="Times New Roman" w:cs="Times New Roman"/>
          <w:sz w:val="22"/>
          <w:szCs w:val="22"/>
          <w:lang w:val="en-JM"/>
        </w:rPr>
      </w:pPr>
    </w:p>
    <w:p w14:paraId="2C0602A3" w14:textId="77777777" w:rsidR="002D5AAD" w:rsidRDefault="002D5AAD" w:rsidP="002D5AAD">
      <w:pPr>
        <w:tabs>
          <w:tab w:val="left" w:pos="2540"/>
          <w:tab w:val="center" w:pos="4680"/>
        </w:tabs>
        <w:spacing w:line="259" w:lineRule="auto"/>
        <w:rPr>
          <w:rFonts w:ascii="Times New Roman" w:eastAsia="Aptos" w:hAnsi="Times New Roman" w:cs="Times New Roman"/>
          <w:sz w:val="28"/>
          <w:szCs w:val="28"/>
          <w:lang w:val="en-JM"/>
        </w:rPr>
      </w:pPr>
      <w:r>
        <w:rPr>
          <w:rFonts w:ascii="Times New Roman" w:eastAsia="Aptos" w:hAnsi="Times New Roman" w:cs="Times New Roman"/>
          <w:sz w:val="28"/>
          <w:szCs w:val="28"/>
          <w:lang w:val="en-JM"/>
        </w:rPr>
        <w:tab/>
      </w:r>
    </w:p>
    <w:p w14:paraId="7D69925C" w14:textId="77777777" w:rsidR="002D5AAD" w:rsidRDefault="002D5AAD" w:rsidP="002D5AAD">
      <w:pPr>
        <w:tabs>
          <w:tab w:val="left" w:pos="2540"/>
          <w:tab w:val="center" w:pos="4680"/>
        </w:tabs>
        <w:spacing w:line="259" w:lineRule="auto"/>
        <w:rPr>
          <w:rFonts w:ascii="Times New Roman" w:eastAsia="Aptos" w:hAnsi="Times New Roman" w:cs="Times New Roman"/>
          <w:sz w:val="28"/>
          <w:szCs w:val="28"/>
          <w:lang w:val="en-JM"/>
        </w:rPr>
      </w:pPr>
    </w:p>
    <w:p w14:paraId="43388052" w14:textId="77777777" w:rsidR="002D5AAD" w:rsidRDefault="002D5AAD" w:rsidP="002D5AAD">
      <w:pPr>
        <w:tabs>
          <w:tab w:val="left" w:pos="2540"/>
          <w:tab w:val="center" w:pos="4680"/>
        </w:tabs>
        <w:spacing w:line="259" w:lineRule="auto"/>
        <w:rPr>
          <w:rFonts w:ascii="Times New Roman" w:eastAsia="Aptos" w:hAnsi="Times New Roman" w:cs="Times New Roman"/>
          <w:sz w:val="28"/>
          <w:szCs w:val="28"/>
          <w:lang w:val="en-JM"/>
        </w:rPr>
      </w:pPr>
    </w:p>
    <w:p w14:paraId="2E4C3288" w14:textId="77777777" w:rsidR="002D5AAD" w:rsidRDefault="002D5AAD" w:rsidP="002D5AAD">
      <w:pPr>
        <w:tabs>
          <w:tab w:val="left" w:pos="2540"/>
          <w:tab w:val="center" w:pos="4680"/>
        </w:tabs>
        <w:spacing w:line="259" w:lineRule="auto"/>
        <w:rPr>
          <w:rFonts w:ascii="Times New Roman" w:eastAsia="Aptos" w:hAnsi="Times New Roman" w:cs="Times New Roman"/>
          <w:sz w:val="28"/>
          <w:szCs w:val="28"/>
          <w:lang w:val="en-JM"/>
        </w:rPr>
      </w:pPr>
    </w:p>
    <w:p w14:paraId="6D3EC345" w14:textId="7B11E5B6" w:rsidR="00AE7719" w:rsidRDefault="002D5AAD" w:rsidP="002D5AAD">
      <w:pPr>
        <w:tabs>
          <w:tab w:val="left" w:pos="2540"/>
          <w:tab w:val="center" w:pos="4680"/>
        </w:tabs>
        <w:spacing w:line="259" w:lineRule="auto"/>
        <w:rPr>
          <w:rFonts w:ascii="Times New Roman" w:eastAsia="Aptos" w:hAnsi="Times New Roman" w:cs="Times New Roman"/>
          <w:sz w:val="28"/>
          <w:szCs w:val="28"/>
          <w:lang w:val="en-JM"/>
        </w:rPr>
      </w:pPr>
      <w:r>
        <w:rPr>
          <w:rFonts w:ascii="Times New Roman" w:eastAsia="Aptos" w:hAnsi="Times New Roman" w:cs="Times New Roman"/>
          <w:sz w:val="28"/>
          <w:szCs w:val="28"/>
          <w:lang w:val="en-JM"/>
        </w:rPr>
        <w:tab/>
      </w:r>
      <w:r w:rsidR="00AE7719" w:rsidRPr="00AE7719">
        <w:rPr>
          <w:rFonts w:ascii="Times New Roman" w:eastAsia="Aptos" w:hAnsi="Times New Roman" w:cs="Times New Roman"/>
          <w:sz w:val="28"/>
          <w:szCs w:val="28"/>
          <w:lang w:val="en-JM"/>
        </w:rPr>
        <w:t>The University of Technology</w:t>
      </w:r>
    </w:p>
    <w:p w14:paraId="6297D797" w14:textId="77777777" w:rsidR="00AE7719" w:rsidRPr="00AE7719" w:rsidRDefault="00AE7719" w:rsidP="00AE7719">
      <w:pPr>
        <w:spacing w:line="259" w:lineRule="auto"/>
        <w:jc w:val="center"/>
        <w:rPr>
          <w:rFonts w:ascii="Times New Roman" w:eastAsia="Aptos" w:hAnsi="Times New Roman" w:cs="Times New Roman"/>
          <w:sz w:val="28"/>
          <w:szCs w:val="28"/>
          <w:lang w:val="en-JM"/>
        </w:rPr>
      </w:pPr>
    </w:p>
    <w:p w14:paraId="1BD61219" w14:textId="77777777" w:rsidR="00AE7719" w:rsidRDefault="00AE7719" w:rsidP="00AE7719">
      <w:pPr>
        <w:spacing w:line="259" w:lineRule="auto"/>
        <w:jc w:val="center"/>
        <w:rPr>
          <w:rFonts w:ascii="Times New Roman" w:eastAsia="Aptos" w:hAnsi="Times New Roman" w:cs="Times New Roman"/>
          <w:sz w:val="28"/>
          <w:szCs w:val="28"/>
          <w:lang w:val="en-JM"/>
        </w:rPr>
      </w:pPr>
      <w:r w:rsidRPr="00AE7719">
        <w:rPr>
          <w:rFonts w:ascii="Times New Roman" w:eastAsia="Aptos" w:hAnsi="Times New Roman" w:cs="Times New Roman"/>
          <w:sz w:val="28"/>
          <w:szCs w:val="28"/>
          <w:lang w:val="en-JM"/>
        </w:rPr>
        <w:t>Faculty of Engineering &amp; Computing (FENC)</w:t>
      </w:r>
    </w:p>
    <w:p w14:paraId="27C057D6" w14:textId="77777777" w:rsidR="00AE7719" w:rsidRPr="00AE7719" w:rsidRDefault="00AE7719" w:rsidP="00AE7719">
      <w:pPr>
        <w:spacing w:line="259" w:lineRule="auto"/>
        <w:jc w:val="center"/>
        <w:rPr>
          <w:rFonts w:ascii="Times New Roman" w:eastAsia="Aptos" w:hAnsi="Times New Roman" w:cs="Times New Roman"/>
          <w:sz w:val="28"/>
          <w:szCs w:val="28"/>
          <w:lang w:val="en-JM"/>
        </w:rPr>
      </w:pPr>
    </w:p>
    <w:p w14:paraId="7E810F70" w14:textId="77777777" w:rsidR="00AE7719" w:rsidRDefault="00AE7719" w:rsidP="00AE7719">
      <w:pPr>
        <w:spacing w:line="259" w:lineRule="auto"/>
        <w:jc w:val="center"/>
        <w:rPr>
          <w:rFonts w:ascii="Times New Roman" w:eastAsia="Aptos" w:hAnsi="Times New Roman" w:cs="Times New Roman"/>
          <w:sz w:val="28"/>
          <w:szCs w:val="28"/>
          <w:lang w:val="en-JM"/>
        </w:rPr>
      </w:pPr>
      <w:r w:rsidRPr="00AE7719">
        <w:rPr>
          <w:rFonts w:ascii="Times New Roman" w:eastAsia="Aptos" w:hAnsi="Times New Roman" w:cs="Times New Roman"/>
          <w:sz w:val="28"/>
          <w:szCs w:val="28"/>
          <w:lang w:val="en-JM"/>
        </w:rPr>
        <w:t>School of Computing &amp; Information Technology (SCIT)</w:t>
      </w:r>
    </w:p>
    <w:p w14:paraId="3BFA6B5E" w14:textId="77777777" w:rsidR="00AE7719" w:rsidRPr="00AE7719" w:rsidRDefault="00AE7719" w:rsidP="00AE7719">
      <w:pPr>
        <w:spacing w:line="259" w:lineRule="auto"/>
        <w:jc w:val="center"/>
        <w:rPr>
          <w:rFonts w:ascii="Times New Roman" w:eastAsia="Aptos" w:hAnsi="Times New Roman" w:cs="Times New Roman"/>
          <w:sz w:val="28"/>
          <w:szCs w:val="28"/>
          <w:lang w:val="en-JM"/>
        </w:rPr>
      </w:pPr>
    </w:p>
    <w:p w14:paraId="383A2B08" w14:textId="69A86153" w:rsidR="00AE7719" w:rsidRDefault="00AE7719" w:rsidP="00AE7719">
      <w:pPr>
        <w:spacing w:line="259" w:lineRule="auto"/>
        <w:jc w:val="center"/>
        <w:rPr>
          <w:rFonts w:ascii="Times New Roman" w:eastAsia="Aptos" w:hAnsi="Times New Roman" w:cs="Times New Roman"/>
          <w:sz w:val="28"/>
          <w:szCs w:val="28"/>
          <w:lang w:val="en-JM"/>
        </w:rPr>
      </w:pPr>
      <w:r>
        <w:rPr>
          <w:rFonts w:ascii="Times New Roman" w:eastAsia="Aptos" w:hAnsi="Times New Roman" w:cs="Times New Roman"/>
          <w:sz w:val="28"/>
          <w:szCs w:val="28"/>
          <w:lang w:val="en-JM"/>
        </w:rPr>
        <w:t>Ethical Hacking- 3005</w:t>
      </w:r>
    </w:p>
    <w:p w14:paraId="4129908C" w14:textId="77777777" w:rsidR="00AE7719" w:rsidRPr="00AE7719" w:rsidRDefault="00AE7719" w:rsidP="00AE7719">
      <w:pPr>
        <w:spacing w:line="259" w:lineRule="auto"/>
        <w:jc w:val="center"/>
        <w:rPr>
          <w:rFonts w:ascii="Times New Roman" w:eastAsia="Aptos" w:hAnsi="Times New Roman" w:cs="Times New Roman"/>
          <w:sz w:val="28"/>
          <w:szCs w:val="28"/>
          <w:lang w:val="en-JM"/>
        </w:rPr>
      </w:pPr>
    </w:p>
    <w:p w14:paraId="2A91A8C0" w14:textId="08611E34" w:rsidR="00AE7719" w:rsidRDefault="00AE7719" w:rsidP="00AE7719">
      <w:pPr>
        <w:tabs>
          <w:tab w:val="center" w:pos="4680"/>
          <w:tab w:val="left" w:pos="7760"/>
        </w:tabs>
        <w:spacing w:line="259" w:lineRule="auto"/>
        <w:rPr>
          <w:rFonts w:ascii="Times New Roman" w:eastAsia="Aptos" w:hAnsi="Times New Roman" w:cs="Times New Roman"/>
          <w:sz w:val="28"/>
          <w:szCs w:val="28"/>
          <w:lang w:val="en-JM"/>
        </w:rPr>
      </w:pPr>
      <w:r>
        <w:rPr>
          <w:rFonts w:ascii="Times New Roman" w:eastAsia="Aptos" w:hAnsi="Times New Roman" w:cs="Times New Roman"/>
          <w:sz w:val="28"/>
          <w:szCs w:val="28"/>
          <w:lang w:val="en-JM"/>
        </w:rPr>
        <w:tab/>
        <w:t>Assignment 2(CTF)</w:t>
      </w:r>
    </w:p>
    <w:p w14:paraId="4599702A" w14:textId="77777777" w:rsidR="00AE7719" w:rsidRPr="00AE7719" w:rsidRDefault="00AE7719" w:rsidP="00AE7719">
      <w:pPr>
        <w:spacing w:line="259" w:lineRule="auto"/>
        <w:jc w:val="center"/>
        <w:rPr>
          <w:rFonts w:ascii="Times New Roman" w:eastAsia="Aptos" w:hAnsi="Times New Roman" w:cs="Times New Roman"/>
          <w:sz w:val="28"/>
          <w:szCs w:val="28"/>
          <w:lang w:val="en-JM"/>
        </w:rPr>
      </w:pPr>
    </w:p>
    <w:p w14:paraId="3103953C" w14:textId="7A241DF2" w:rsidR="00AE7719" w:rsidRDefault="00AE7719" w:rsidP="00AE7719">
      <w:pPr>
        <w:spacing w:line="259" w:lineRule="auto"/>
        <w:jc w:val="center"/>
        <w:rPr>
          <w:rFonts w:ascii="Times New Roman" w:eastAsia="Aptos" w:hAnsi="Times New Roman" w:cs="Times New Roman"/>
          <w:sz w:val="28"/>
          <w:szCs w:val="28"/>
          <w:lang w:val="en-JM"/>
        </w:rPr>
      </w:pPr>
      <w:r w:rsidRPr="00AE7719">
        <w:rPr>
          <w:rFonts w:ascii="Times New Roman" w:eastAsia="Aptos" w:hAnsi="Times New Roman" w:cs="Times New Roman"/>
          <w:sz w:val="28"/>
          <w:szCs w:val="28"/>
          <w:lang w:val="en-JM"/>
        </w:rPr>
        <w:t>Tutor:</w:t>
      </w:r>
      <w:r>
        <w:rPr>
          <w:rFonts w:ascii="Times New Roman" w:eastAsia="Aptos" w:hAnsi="Times New Roman" w:cs="Times New Roman"/>
          <w:sz w:val="28"/>
          <w:szCs w:val="28"/>
          <w:lang w:val="en-JM"/>
        </w:rPr>
        <w:t xml:space="preserve"> </w:t>
      </w:r>
      <w:r w:rsidR="002D5AAD">
        <w:rPr>
          <w:rFonts w:ascii="Times New Roman" w:eastAsia="Aptos" w:hAnsi="Times New Roman" w:cs="Times New Roman"/>
          <w:sz w:val="28"/>
          <w:szCs w:val="28"/>
          <w:lang w:val="en-JM"/>
        </w:rPr>
        <w:t>K. Johnson</w:t>
      </w:r>
    </w:p>
    <w:p w14:paraId="4516787B" w14:textId="77777777" w:rsidR="00AE7719" w:rsidRPr="00AE7719" w:rsidRDefault="00AE7719" w:rsidP="00AE7719">
      <w:pPr>
        <w:spacing w:line="259" w:lineRule="auto"/>
        <w:jc w:val="center"/>
        <w:rPr>
          <w:rFonts w:ascii="Times New Roman" w:eastAsia="Aptos" w:hAnsi="Times New Roman" w:cs="Times New Roman"/>
          <w:sz w:val="28"/>
          <w:szCs w:val="28"/>
          <w:lang w:val="en-JM"/>
        </w:rPr>
      </w:pPr>
    </w:p>
    <w:p w14:paraId="1F8340F3" w14:textId="27DF0D04" w:rsidR="002D5AAD" w:rsidRDefault="00AE7719" w:rsidP="002D5AAD">
      <w:pPr>
        <w:spacing w:line="259" w:lineRule="auto"/>
        <w:jc w:val="center"/>
        <w:rPr>
          <w:rFonts w:ascii="Times New Roman" w:eastAsia="Aptos" w:hAnsi="Times New Roman" w:cs="Times New Roman"/>
          <w:sz w:val="28"/>
          <w:szCs w:val="28"/>
          <w:lang w:val="en-JM"/>
        </w:rPr>
      </w:pPr>
      <w:r w:rsidRPr="00AE7719">
        <w:rPr>
          <w:rFonts w:ascii="Times New Roman" w:eastAsia="Aptos" w:hAnsi="Times New Roman" w:cs="Times New Roman"/>
          <w:sz w:val="28"/>
          <w:szCs w:val="28"/>
          <w:lang w:val="en-JM"/>
        </w:rPr>
        <w:t>Mekhi Bentley 2304855</w:t>
      </w:r>
    </w:p>
    <w:p w14:paraId="3303113F" w14:textId="77777777" w:rsidR="002D5AAD" w:rsidRDefault="002D5AAD">
      <w:pPr>
        <w:rPr>
          <w:rFonts w:ascii="Times New Roman" w:eastAsia="Aptos" w:hAnsi="Times New Roman" w:cs="Times New Roman"/>
          <w:sz w:val="28"/>
          <w:szCs w:val="28"/>
          <w:lang w:val="en-JM"/>
        </w:rPr>
      </w:pPr>
      <w:r>
        <w:rPr>
          <w:rFonts w:ascii="Times New Roman" w:eastAsia="Aptos" w:hAnsi="Times New Roman" w:cs="Times New Roman"/>
          <w:sz w:val="28"/>
          <w:szCs w:val="28"/>
          <w:lang w:val="en-JM"/>
        </w:rPr>
        <w:br w:type="page"/>
      </w:r>
    </w:p>
    <w:p w14:paraId="2F9CA7D3" w14:textId="77089B25" w:rsidR="008632F9" w:rsidRDefault="002D5AAD" w:rsidP="002D5AAD">
      <w:pPr>
        <w:spacing w:line="259" w:lineRule="auto"/>
        <w:jc w:val="center"/>
        <w:rPr>
          <w:rFonts w:ascii="Times New Roman" w:eastAsia="Aptos" w:hAnsi="Times New Roman" w:cs="Times New Roman"/>
          <w:b/>
          <w:bCs/>
          <w:sz w:val="28"/>
          <w:szCs w:val="28"/>
          <w:lang w:val="en-JM"/>
        </w:rPr>
      </w:pPr>
      <w:r w:rsidRPr="002D5AAD">
        <w:rPr>
          <w:rFonts w:ascii="Times New Roman" w:eastAsia="Aptos" w:hAnsi="Times New Roman" w:cs="Times New Roman"/>
          <w:b/>
          <w:bCs/>
          <w:sz w:val="28"/>
          <w:szCs w:val="28"/>
          <w:lang w:val="en-JM"/>
        </w:rPr>
        <w:lastRenderedPageBreak/>
        <w:t>Flag Findings</w:t>
      </w:r>
    </w:p>
    <w:p w14:paraId="24649855" w14:textId="77777777" w:rsidR="002D5AAD" w:rsidRDefault="002D5AAD" w:rsidP="002D5AAD">
      <w:pPr>
        <w:spacing w:line="259" w:lineRule="auto"/>
        <w:rPr>
          <w:rFonts w:ascii="Times New Roman" w:eastAsia="Aptos" w:hAnsi="Times New Roman" w:cs="Times New Roman"/>
          <w:sz w:val="28"/>
          <w:szCs w:val="28"/>
          <w:lang w:val="en-JM"/>
        </w:rPr>
      </w:pPr>
    </w:p>
    <w:p w14:paraId="43DE83D5" w14:textId="30656CC3" w:rsidR="002D5AAD" w:rsidRDefault="002D5AAD" w:rsidP="002D5AAD">
      <w:pPr>
        <w:spacing w:line="259" w:lineRule="auto"/>
        <w:rPr>
          <w:rFonts w:ascii="Times New Roman" w:eastAsia="Aptos" w:hAnsi="Times New Roman" w:cs="Times New Roman"/>
          <w:sz w:val="28"/>
          <w:szCs w:val="28"/>
        </w:rPr>
      </w:pPr>
      <w:r w:rsidRPr="002D5AAD">
        <w:rPr>
          <w:rFonts w:ascii="Times New Roman" w:eastAsia="Aptos" w:hAnsi="Times New Roman" w:cs="Times New Roman"/>
          <w:noProof/>
          <w:sz w:val="28"/>
          <w:szCs w:val="28"/>
        </w:rPr>
        <w:drawing>
          <wp:inline distT="0" distB="0" distL="0" distR="0" wp14:anchorId="0D7E5DBB" wp14:editId="11F26FDD">
            <wp:extent cx="3657600" cy="1104900"/>
            <wp:effectExtent l="0" t="0" r="0" b="0"/>
            <wp:docPr id="1558778092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78092" name="Picture 1" descr="A computer screen shot of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6326" cy="1107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C322C" w14:textId="09F7EAF5" w:rsidR="002D5AAD" w:rsidRDefault="002D5AAD" w:rsidP="002D5AAD">
      <w:pPr>
        <w:spacing w:line="259" w:lineRule="auto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>Found In the public shared folder. Command smbclient was used to move this.</w:t>
      </w:r>
    </w:p>
    <w:p w14:paraId="27E70547" w14:textId="77777777" w:rsidR="002D5AAD" w:rsidRDefault="002D5AAD" w:rsidP="002D5AAD">
      <w:pPr>
        <w:pStyle w:val="NormalWeb"/>
      </w:pPr>
      <w:r>
        <w:rPr>
          <w:noProof/>
        </w:rPr>
        <w:drawing>
          <wp:inline distT="0" distB="0" distL="0" distR="0" wp14:anchorId="64C22DF6" wp14:editId="377B76F9">
            <wp:extent cx="10883900" cy="2096898"/>
            <wp:effectExtent l="0" t="0" r="0" b="0"/>
            <wp:docPr id="4" name="Picture 2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A computer screen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900" cy="2096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348F1" w14:textId="5A87E7CE" w:rsidR="002D5AAD" w:rsidRDefault="002D5AAD" w:rsidP="002D5AAD">
      <w:pPr>
        <w:spacing w:line="259" w:lineRule="auto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>Found in user agentx, in the directory .mission_Cyb3rOps</w:t>
      </w:r>
    </w:p>
    <w:p w14:paraId="0156E8D4" w14:textId="77777777" w:rsidR="00CD616D" w:rsidRDefault="00CD616D" w:rsidP="002D5AAD">
      <w:pPr>
        <w:spacing w:line="259" w:lineRule="auto"/>
        <w:rPr>
          <w:rFonts w:ascii="Times New Roman" w:eastAsia="Aptos" w:hAnsi="Times New Roman" w:cs="Times New Roman"/>
          <w:sz w:val="28"/>
          <w:szCs w:val="28"/>
        </w:rPr>
      </w:pPr>
    </w:p>
    <w:p w14:paraId="5413F107" w14:textId="001E8130" w:rsidR="00CD616D" w:rsidRPr="00CD616D" w:rsidRDefault="00CD616D" w:rsidP="00CD616D">
      <w:pPr>
        <w:spacing w:line="259" w:lineRule="auto"/>
        <w:rPr>
          <w:rFonts w:ascii="Times New Roman" w:eastAsia="Aptos" w:hAnsi="Times New Roman" w:cs="Times New Roman"/>
          <w:sz w:val="28"/>
          <w:szCs w:val="28"/>
        </w:rPr>
      </w:pPr>
      <w:r w:rsidRPr="00CD616D">
        <w:rPr>
          <w:rFonts w:ascii="Times New Roman" w:eastAsia="Aptos" w:hAnsi="Times New Roman" w:cs="Times New Roman"/>
          <w:noProof/>
          <w:sz w:val="28"/>
          <w:szCs w:val="28"/>
        </w:rPr>
        <w:drawing>
          <wp:inline distT="0" distB="0" distL="0" distR="0" wp14:anchorId="4CC24668" wp14:editId="0DC6BD19">
            <wp:extent cx="4051300" cy="1739900"/>
            <wp:effectExtent l="0" t="0" r="6350" b="0"/>
            <wp:docPr id="281207411" name="Picture 2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07411" name="Picture 2" descr="A computer screen shot of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7906A" w14:textId="7D59D5F1" w:rsidR="00797742" w:rsidRDefault="00797742">
      <w:pPr>
        <w:rPr>
          <w:rFonts w:ascii="Times New Roman" w:eastAsia="Aptos" w:hAnsi="Times New Roman" w:cs="Times New Roman"/>
          <w:sz w:val="28"/>
          <w:szCs w:val="28"/>
          <w:lang w:val="en-JM"/>
        </w:rPr>
      </w:pPr>
      <w:r>
        <w:rPr>
          <w:rFonts w:ascii="Times New Roman" w:eastAsia="Aptos" w:hAnsi="Times New Roman" w:cs="Times New Roman"/>
          <w:sz w:val="28"/>
          <w:szCs w:val="28"/>
          <w:lang w:val="en-JM"/>
        </w:rPr>
        <w:t>This flag was found after gaining access to user secretstar7.</w:t>
      </w:r>
    </w:p>
    <w:p w14:paraId="775C949B" w14:textId="77777777" w:rsidR="00376E9F" w:rsidRDefault="00376E9F" w:rsidP="00376E9F">
      <w:pPr>
        <w:pStyle w:val="NormalWeb"/>
      </w:pPr>
      <w:r>
        <w:rPr>
          <w:noProof/>
        </w:rPr>
        <w:lastRenderedPageBreak/>
        <w:drawing>
          <wp:inline distT="0" distB="0" distL="0" distR="0" wp14:anchorId="35BDF00D" wp14:editId="36E08068">
            <wp:extent cx="3542908" cy="1257300"/>
            <wp:effectExtent l="0" t="0" r="635" b="0"/>
            <wp:docPr id="1" name="Picture 2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A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6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444" cy="1259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299980" w14:textId="077F93C8" w:rsidR="00CD616D" w:rsidRDefault="00CD616D" w:rsidP="002D5AAD">
      <w:pPr>
        <w:spacing w:line="259" w:lineRule="auto"/>
        <w:rPr>
          <w:rFonts w:ascii="Times New Roman" w:eastAsia="Aptos" w:hAnsi="Times New Roman" w:cs="Times New Roman"/>
          <w:sz w:val="28"/>
          <w:szCs w:val="28"/>
          <w:lang w:val="en-JM"/>
        </w:rPr>
      </w:pPr>
    </w:p>
    <w:p w14:paraId="39C0922D" w14:textId="43985A46" w:rsidR="00797742" w:rsidRDefault="00797742" w:rsidP="002D5AAD">
      <w:pPr>
        <w:spacing w:line="259" w:lineRule="auto"/>
        <w:rPr>
          <w:rFonts w:ascii="Times New Roman" w:eastAsia="Aptos" w:hAnsi="Times New Roman" w:cs="Times New Roman"/>
          <w:sz w:val="28"/>
          <w:szCs w:val="28"/>
          <w:lang w:val="en-JM"/>
        </w:rPr>
      </w:pPr>
      <w:r>
        <w:rPr>
          <w:rFonts w:ascii="Times New Roman" w:eastAsia="Aptos" w:hAnsi="Times New Roman" w:cs="Times New Roman"/>
          <w:sz w:val="28"/>
          <w:szCs w:val="28"/>
          <w:lang w:val="en-JM"/>
        </w:rPr>
        <w:t>Root flag found</w:t>
      </w:r>
      <w:r w:rsidR="00376E9F">
        <w:rPr>
          <w:rFonts w:ascii="Times New Roman" w:eastAsia="Aptos" w:hAnsi="Times New Roman" w:cs="Times New Roman"/>
          <w:sz w:val="28"/>
          <w:szCs w:val="28"/>
          <w:lang w:val="en-JM"/>
        </w:rPr>
        <w:t xml:space="preserve"> in user secretstar7. Enabling root then checking /root.</w:t>
      </w:r>
    </w:p>
    <w:p w14:paraId="02F969F4" w14:textId="77777777" w:rsidR="00376E9F" w:rsidRDefault="00376E9F" w:rsidP="002D5AAD">
      <w:pPr>
        <w:spacing w:line="259" w:lineRule="auto"/>
        <w:rPr>
          <w:rFonts w:ascii="Times New Roman" w:eastAsia="Aptos" w:hAnsi="Times New Roman" w:cs="Times New Roman"/>
          <w:sz w:val="28"/>
          <w:szCs w:val="28"/>
          <w:lang w:val="en-JM"/>
        </w:rPr>
      </w:pPr>
    </w:p>
    <w:p w14:paraId="1B28386C" w14:textId="6F9BECDB" w:rsidR="00376E9F" w:rsidRDefault="00376E9F" w:rsidP="00376E9F">
      <w:pPr>
        <w:spacing w:line="259" w:lineRule="auto"/>
        <w:jc w:val="center"/>
        <w:rPr>
          <w:rFonts w:ascii="Times New Roman" w:eastAsia="Aptos" w:hAnsi="Times New Roman" w:cs="Times New Roman"/>
          <w:sz w:val="28"/>
          <w:szCs w:val="28"/>
          <w:lang w:val="en-JM"/>
        </w:rPr>
      </w:pPr>
      <w:r>
        <w:rPr>
          <w:rFonts w:ascii="Times New Roman" w:eastAsia="Aptos" w:hAnsi="Times New Roman" w:cs="Times New Roman"/>
          <w:sz w:val="28"/>
          <w:szCs w:val="28"/>
          <w:lang w:val="en-JM"/>
        </w:rPr>
        <w:t>User Enumeration</w:t>
      </w:r>
    </w:p>
    <w:p w14:paraId="3029A9DD" w14:textId="707B35ED" w:rsidR="00376E9F" w:rsidRDefault="00A9283C" w:rsidP="00376E9F">
      <w:pPr>
        <w:spacing w:line="259" w:lineRule="auto"/>
        <w:rPr>
          <w:rFonts w:ascii="Times New Roman" w:eastAsia="Aptos" w:hAnsi="Times New Roman" w:cs="Times New Roman"/>
          <w:sz w:val="28"/>
          <w:szCs w:val="28"/>
          <w:lang w:val="en-JM"/>
        </w:rPr>
      </w:pPr>
      <w:r>
        <w:rPr>
          <w:noProof/>
        </w:rPr>
        <w:drawing>
          <wp:inline distT="0" distB="0" distL="0" distR="0" wp14:anchorId="46921A76" wp14:editId="2EC94D61">
            <wp:extent cx="5943600" cy="464185"/>
            <wp:effectExtent l="0" t="0" r="0" b="0"/>
            <wp:docPr id="162890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C0C7A" w14:textId="59790541" w:rsidR="00A9283C" w:rsidRDefault="00A9283C" w:rsidP="00376E9F">
      <w:pPr>
        <w:spacing w:line="259" w:lineRule="auto"/>
        <w:rPr>
          <w:rFonts w:ascii="Times New Roman" w:eastAsia="Aptos" w:hAnsi="Times New Roman" w:cs="Times New Roman"/>
          <w:sz w:val="28"/>
          <w:szCs w:val="28"/>
          <w:lang w:val="en-JM"/>
        </w:rPr>
      </w:pPr>
      <w:r>
        <w:rPr>
          <w:noProof/>
        </w:rPr>
        <w:drawing>
          <wp:inline distT="0" distB="0" distL="0" distR="0" wp14:anchorId="36CE79A4" wp14:editId="743C04D2">
            <wp:extent cx="5943600" cy="719455"/>
            <wp:effectExtent l="0" t="0" r="0" b="4445"/>
            <wp:docPr id="99867270" name="Picture 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7270" name="Picture 4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A8A8E" w14:textId="5B90F754" w:rsidR="00A9283C" w:rsidRDefault="00A9283C" w:rsidP="00376E9F">
      <w:pPr>
        <w:spacing w:line="259" w:lineRule="auto"/>
        <w:rPr>
          <w:rFonts w:ascii="Times New Roman" w:eastAsia="Aptos" w:hAnsi="Times New Roman" w:cs="Times New Roman"/>
          <w:sz w:val="28"/>
          <w:szCs w:val="28"/>
          <w:lang w:val="en-JM"/>
        </w:rPr>
      </w:pPr>
      <w:r>
        <w:rPr>
          <w:rFonts w:ascii="Times New Roman" w:eastAsia="Aptos" w:hAnsi="Times New Roman" w:cs="Times New Roman"/>
          <w:sz w:val="28"/>
          <w:szCs w:val="28"/>
          <w:lang w:val="en-JM"/>
        </w:rPr>
        <w:t>Enumeration of the user on Cyb3rOps machine was conducted by running enum4linux.</w:t>
      </w:r>
    </w:p>
    <w:p w14:paraId="44038325" w14:textId="6BCB4556" w:rsidR="00E16848" w:rsidRDefault="00E16848" w:rsidP="00376E9F">
      <w:pPr>
        <w:spacing w:line="259" w:lineRule="auto"/>
        <w:rPr>
          <w:rFonts w:ascii="Times New Roman" w:eastAsia="Aptos" w:hAnsi="Times New Roman" w:cs="Times New Roman"/>
          <w:sz w:val="28"/>
          <w:szCs w:val="28"/>
          <w:lang w:val="en-JM"/>
        </w:rPr>
      </w:pPr>
    </w:p>
    <w:p w14:paraId="7B290680" w14:textId="029CDA7F" w:rsidR="00E16848" w:rsidRDefault="00E16848" w:rsidP="00376E9F">
      <w:pPr>
        <w:spacing w:line="259" w:lineRule="auto"/>
        <w:rPr>
          <w:rFonts w:ascii="Times New Roman" w:eastAsia="Aptos" w:hAnsi="Times New Roman" w:cs="Times New Roman"/>
          <w:b/>
          <w:bCs/>
          <w:sz w:val="28"/>
          <w:szCs w:val="28"/>
          <w:lang w:val="en-JM"/>
        </w:rPr>
      </w:pPr>
      <w:r>
        <w:rPr>
          <w:rFonts w:ascii="Times New Roman" w:eastAsia="Aptos" w:hAnsi="Times New Roman" w:cs="Times New Roman"/>
          <w:b/>
          <w:bCs/>
          <w:sz w:val="28"/>
          <w:szCs w:val="28"/>
          <w:lang w:val="en-JM"/>
        </w:rPr>
        <w:t>NB: Three other ways of Enumeration were attempted. Rpcclient, smbclient and crackmapexec. All where unsuccessful.</w:t>
      </w:r>
    </w:p>
    <w:p w14:paraId="5676DC27" w14:textId="77777777" w:rsidR="00E16848" w:rsidRDefault="00E16848">
      <w:pPr>
        <w:rPr>
          <w:rFonts w:ascii="Times New Roman" w:eastAsia="Aptos" w:hAnsi="Times New Roman" w:cs="Times New Roman"/>
          <w:b/>
          <w:bCs/>
          <w:sz w:val="28"/>
          <w:szCs w:val="28"/>
          <w:lang w:val="en-JM"/>
        </w:rPr>
      </w:pPr>
      <w:r>
        <w:rPr>
          <w:rFonts w:ascii="Times New Roman" w:eastAsia="Aptos" w:hAnsi="Times New Roman" w:cs="Times New Roman"/>
          <w:b/>
          <w:bCs/>
          <w:sz w:val="28"/>
          <w:szCs w:val="28"/>
          <w:lang w:val="en-JM"/>
        </w:rPr>
        <w:br w:type="page"/>
      </w:r>
    </w:p>
    <w:p w14:paraId="5DED1D2B" w14:textId="62BEA912" w:rsidR="00B23E95" w:rsidRPr="00032925" w:rsidRDefault="007B4E93" w:rsidP="00B23E95">
      <w:pPr>
        <w:spacing w:line="259" w:lineRule="auto"/>
        <w:jc w:val="center"/>
        <w:rPr>
          <w:rFonts w:ascii="Times New Roman" w:eastAsia="Aptos" w:hAnsi="Times New Roman" w:cs="Times New Roman"/>
          <w:b/>
          <w:bCs/>
          <w:lang w:val="en-JM"/>
        </w:rPr>
      </w:pPr>
      <w:r w:rsidRPr="00032925">
        <w:rPr>
          <w:rFonts w:ascii="Times New Roman" w:eastAsia="Aptos" w:hAnsi="Times New Roman" w:cs="Times New Roman"/>
          <w:b/>
          <w:bCs/>
          <w:lang w:val="en-JM"/>
        </w:rPr>
        <w:lastRenderedPageBreak/>
        <w:t>Root Flag / Privilege Escalation</w:t>
      </w:r>
      <w:r w:rsidRPr="00032925">
        <w:rPr>
          <w:rFonts w:ascii="Times New Roman" w:eastAsia="Aptos" w:hAnsi="Times New Roman" w:cs="Times New Roman"/>
          <w:b/>
          <w:bCs/>
          <w:lang w:val="en-JM"/>
        </w:rPr>
        <w:br/>
      </w:r>
    </w:p>
    <w:p w14:paraId="14BF6B63" w14:textId="4DF9AC5B" w:rsidR="00B23E95" w:rsidRPr="00032925" w:rsidRDefault="00B23E95" w:rsidP="00B23E95">
      <w:pPr>
        <w:spacing w:line="259" w:lineRule="auto"/>
        <w:rPr>
          <w:rFonts w:ascii="Times New Roman" w:eastAsia="Aptos" w:hAnsi="Times New Roman" w:cs="Times New Roman"/>
          <w:b/>
          <w:bCs/>
          <w:lang w:val="en-JM"/>
        </w:rPr>
      </w:pPr>
      <w:r w:rsidRPr="00032925">
        <w:rPr>
          <w:noProof/>
        </w:rPr>
        <w:drawing>
          <wp:inline distT="0" distB="0" distL="0" distR="0" wp14:anchorId="7E560841" wp14:editId="18B301C7">
            <wp:extent cx="5943600" cy="1718945"/>
            <wp:effectExtent l="0" t="0" r="0" b="0"/>
            <wp:docPr id="145690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066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88918" w14:textId="58655053" w:rsidR="00B23E95" w:rsidRPr="00032925" w:rsidRDefault="00B23E95" w:rsidP="00B23E95">
      <w:pPr>
        <w:spacing w:line="259" w:lineRule="auto"/>
        <w:rPr>
          <w:rFonts w:ascii="Times New Roman" w:eastAsia="Aptos" w:hAnsi="Times New Roman" w:cs="Times New Roman"/>
          <w:b/>
          <w:bCs/>
          <w:lang w:val="en-JM"/>
        </w:rPr>
      </w:pPr>
      <w:r w:rsidRPr="00032925">
        <w:rPr>
          <w:noProof/>
        </w:rPr>
        <w:drawing>
          <wp:inline distT="0" distB="0" distL="0" distR="0" wp14:anchorId="41C76ED2" wp14:editId="416B27DE">
            <wp:extent cx="5943600" cy="1443990"/>
            <wp:effectExtent l="0" t="0" r="0" b="3810"/>
            <wp:docPr id="1769322974" name="Picture 1" descr="A row of lights on a dar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22974" name="Picture 1" descr="A row of lights on a dark background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6F2EE" w14:textId="77777777" w:rsidR="00B23E95" w:rsidRPr="00032925" w:rsidRDefault="00B23E95" w:rsidP="00B23E95">
      <w:pPr>
        <w:spacing w:line="259" w:lineRule="auto"/>
        <w:rPr>
          <w:rFonts w:ascii="Times New Roman" w:eastAsia="Aptos" w:hAnsi="Times New Roman" w:cs="Times New Roman"/>
          <w:b/>
          <w:bCs/>
          <w:lang w:val="en-JM"/>
        </w:rPr>
      </w:pPr>
    </w:p>
    <w:p w14:paraId="20098786" w14:textId="2AB5FCA6" w:rsidR="00B23E95" w:rsidRPr="00B23E95" w:rsidRDefault="00B23E95" w:rsidP="00B23E95">
      <w:pPr>
        <w:spacing w:line="259" w:lineRule="auto"/>
        <w:jc w:val="center"/>
        <w:rPr>
          <w:rFonts w:ascii="Times New Roman" w:eastAsia="Aptos" w:hAnsi="Times New Roman" w:cs="Times New Roman"/>
          <w:b/>
          <w:bCs/>
          <w:lang w:val="en-JM"/>
        </w:rPr>
      </w:pPr>
      <w:r w:rsidRPr="00032925">
        <w:rPr>
          <w:noProof/>
        </w:rPr>
        <w:drawing>
          <wp:inline distT="0" distB="0" distL="0" distR="0" wp14:anchorId="22AA2DA5" wp14:editId="4BE1E109">
            <wp:extent cx="5943600" cy="977900"/>
            <wp:effectExtent l="0" t="0" r="0" b="0"/>
            <wp:docPr id="1292220557" name="Picture 1" descr="A blurry image of a line of ligh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20557" name="Picture 1" descr="A blurry image of a line of light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C428D" w14:textId="5D49932A" w:rsidR="00B23E95" w:rsidRPr="00B23E95" w:rsidRDefault="00B23E95" w:rsidP="00B23E95">
      <w:pPr>
        <w:spacing w:line="259" w:lineRule="auto"/>
        <w:rPr>
          <w:rFonts w:ascii="Times New Roman" w:eastAsia="Aptos" w:hAnsi="Times New Roman" w:cs="Times New Roman"/>
        </w:rPr>
      </w:pPr>
      <w:r w:rsidRPr="00B23E95">
        <w:rPr>
          <w:rFonts w:ascii="Times New Roman" w:eastAsia="Aptos" w:hAnsi="Times New Roman" w:cs="Times New Roman"/>
        </w:rPr>
        <w:t xml:space="preserve">Based on the terminal screenshots, here's the privilege escalation path and root flag </w:t>
      </w:r>
      <w:r w:rsidRPr="00032925">
        <w:rPr>
          <w:rFonts w:ascii="Times New Roman" w:eastAsia="Aptos" w:hAnsi="Times New Roman" w:cs="Times New Roman"/>
        </w:rPr>
        <w:t xml:space="preserve">I </w:t>
      </w:r>
      <w:r w:rsidRPr="00B23E95">
        <w:rPr>
          <w:rFonts w:ascii="Times New Roman" w:eastAsia="Aptos" w:hAnsi="Times New Roman" w:cs="Times New Roman"/>
        </w:rPr>
        <w:t xml:space="preserve">gained initial access to the system as user </w:t>
      </w:r>
      <w:r w:rsidRPr="00032925">
        <w:rPr>
          <w:rFonts w:ascii="Times New Roman" w:eastAsia="Aptos" w:hAnsi="Times New Roman" w:cs="Times New Roman"/>
        </w:rPr>
        <w:t xml:space="preserve">agentx </w:t>
      </w:r>
      <w:r w:rsidRPr="00B23E95">
        <w:rPr>
          <w:rFonts w:ascii="Times New Roman" w:eastAsia="Aptos" w:hAnsi="Times New Roman" w:cs="Times New Roman"/>
        </w:rPr>
        <w:t xml:space="preserve"> on the host spy-agency.</w:t>
      </w:r>
    </w:p>
    <w:p w14:paraId="2D221642" w14:textId="77777777" w:rsidR="00B23E95" w:rsidRPr="00B23E95" w:rsidRDefault="00B23E95" w:rsidP="00B23E95">
      <w:pPr>
        <w:spacing w:line="259" w:lineRule="auto"/>
        <w:rPr>
          <w:rFonts w:ascii="Times New Roman" w:eastAsia="Aptos" w:hAnsi="Times New Roman" w:cs="Times New Roman"/>
          <w:b/>
          <w:bCs/>
        </w:rPr>
      </w:pPr>
      <w:r w:rsidRPr="00B23E95">
        <w:rPr>
          <w:rFonts w:ascii="Times New Roman" w:eastAsia="Aptos" w:hAnsi="Times New Roman" w:cs="Times New Roman"/>
          <w:b/>
          <w:bCs/>
        </w:rPr>
        <w:t>Privilege Escalation Vector</w:t>
      </w:r>
    </w:p>
    <w:p w14:paraId="0FBC9F59" w14:textId="77777777" w:rsidR="00B23E95" w:rsidRPr="00B23E95" w:rsidRDefault="00B23E95" w:rsidP="00B23E95">
      <w:pPr>
        <w:spacing w:line="259" w:lineRule="auto"/>
        <w:rPr>
          <w:rFonts w:ascii="Times New Roman" w:eastAsia="Aptos" w:hAnsi="Times New Roman" w:cs="Times New Roman"/>
        </w:rPr>
      </w:pPr>
      <w:r w:rsidRPr="00B23E95">
        <w:rPr>
          <w:rFonts w:ascii="Times New Roman" w:eastAsia="Aptos" w:hAnsi="Times New Roman" w:cs="Times New Roman"/>
        </w:rPr>
        <w:t xml:space="preserve">The privilege escalation was achieved through </w:t>
      </w:r>
      <w:r w:rsidRPr="00B23E95">
        <w:rPr>
          <w:rFonts w:ascii="Times New Roman" w:eastAsia="Aptos" w:hAnsi="Times New Roman" w:cs="Times New Roman"/>
          <w:b/>
          <w:bCs/>
        </w:rPr>
        <w:t>sudo misconfiguration</w:t>
      </w:r>
      <w:r w:rsidRPr="00B23E95">
        <w:rPr>
          <w:rFonts w:ascii="Times New Roman" w:eastAsia="Aptos" w:hAnsi="Times New Roman" w:cs="Times New Roman"/>
        </w:rPr>
        <w:t>. When checking sudo privileges with sudo -l, the system revealed:</w:t>
      </w:r>
    </w:p>
    <w:p w14:paraId="5239C3BE" w14:textId="77777777" w:rsidR="00B23E95" w:rsidRPr="00B23E95" w:rsidRDefault="00B23E95" w:rsidP="00B23E95">
      <w:pPr>
        <w:spacing w:line="259" w:lineRule="auto"/>
        <w:rPr>
          <w:rFonts w:ascii="Times New Roman" w:eastAsia="Aptos" w:hAnsi="Times New Roman" w:cs="Times New Roman"/>
        </w:rPr>
      </w:pPr>
      <w:r w:rsidRPr="00B23E95">
        <w:rPr>
          <w:rFonts w:ascii="Times New Roman" w:eastAsia="Aptos" w:hAnsi="Times New Roman" w:cs="Times New Roman"/>
        </w:rPr>
        <w:t>User secretstar7 may run the following commands on spy-agency:</w:t>
      </w:r>
    </w:p>
    <w:p w14:paraId="0D172286" w14:textId="77777777" w:rsidR="00B23E95" w:rsidRPr="00B23E95" w:rsidRDefault="00B23E95" w:rsidP="00B23E95">
      <w:pPr>
        <w:spacing w:line="259" w:lineRule="auto"/>
        <w:rPr>
          <w:rFonts w:ascii="Times New Roman" w:eastAsia="Aptos" w:hAnsi="Times New Roman" w:cs="Times New Roman"/>
        </w:rPr>
      </w:pPr>
      <w:r w:rsidRPr="00B23E95">
        <w:rPr>
          <w:rFonts w:ascii="Times New Roman" w:eastAsia="Aptos" w:hAnsi="Times New Roman" w:cs="Times New Roman"/>
        </w:rPr>
        <w:t xml:space="preserve">    (ALL : ALL) ALL</w:t>
      </w:r>
    </w:p>
    <w:p w14:paraId="4B9421A1" w14:textId="77777777" w:rsidR="00B23E95" w:rsidRPr="00B23E95" w:rsidRDefault="00B23E95" w:rsidP="00B23E95">
      <w:pPr>
        <w:spacing w:line="259" w:lineRule="auto"/>
        <w:rPr>
          <w:rFonts w:ascii="Times New Roman" w:eastAsia="Aptos" w:hAnsi="Times New Roman" w:cs="Times New Roman"/>
        </w:rPr>
      </w:pPr>
      <w:r w:rsidRPr="00B23E95">
        <w:rPr>
          <w:rFonts w:ascii="Times New Roman" w:eastAsia="Aptos" w:hAnsi="Times New Roman" w:cs="Times New Roman"/>
        </w:rPr>
        <w:t>This configuration allows the user secretstar7 to run ANY command as ANY user (including root) without restrictions. This is a critical security misconfiguration.</w:t>
      </w:r>
    </w:p>
    <w:p w14:paraId="0CDB0B1D" w14:textId="77777777" w:rsidR="00B23E95" w:rsidRPr="00B23E95" w:rsidRDefault="00B23E95" w:rsidP="00B23E95">
      <w:pPr>
        <w:spacing w:line="259" w:lineRule="auto"/>
        <w:rPr>
          <w:rFonts w:ascii="Times New Roman" w:eastAsia="Aptos" w:hAnsi="Times New Roman" w:cs="Times New Roman"/>
          <w:b/>
          <w:bCs/>
        </w:rPr>
      </w:pPr>
      <w:r w:rsidRPr="00B23E95">
        <w:rPr>
          <w:rFonts w:ascii="Times New Roman" w:eastAsia="Aptos" w:hAnsi="Times New Roman" w:cs="Times New Roman"/>
          <w:b/>
          <w:bCs/>
        </w:rPr>
        <w:t>Exploitation Process</w:t>
      </w:r>
    </w:p>
    <w:p w14:paraId="4A46010C" w14:textId="5283E26E" w:rsidR="00B23E95" w:rsidRPr="00B23E95" w:rsidRDefault="00B23E95" w:rsidP="00B23E95">
      <w:pPr>
        <w:numPr>
          <w:ilvl w:val="0"/>
          <w:numId w:val="3"/>
        </w:numPr>
        <w:spacing w:line="259" w:lineRule="auto"/>
        <w:rPr>
          <w:rFonts w:ascii="Times New Roman" w:eastAsia="Aptos" w:hAnsi="Times New Roman" w:cs="Times New Roman"/>
        </w:rPr>
      </w:pPr>
      <w:r w:rsidRPr="00B23E95">
        <w:rPr>
          <w:rFonts w:ascii="Times New Roman" w:eastAsia="Aptos" w:hAnsi="Times New Roman" w:cs="Times New Roman"/>
          <w:b/>
          <w:bCs/>
        </w:rPr>
        <w:lastRenderedPageBreak/>
        <w:t>Discovery</w:t>
      </w:r>
      <w:r w:rsidRPr="00B23E95">
        <w:rPr>
          <w:rFonts w:ascii="Times New Roman" w:eastAsia="Aptos" w:hAnsi="Times New Roman" w:cs="Times New Roman"/>
        </w:rPr>
        <w:t xml:space="preserve">: </w:t>
      </w:r>
      <w:r w:rsidRPr="00032925">
        <w:rPr>
          <w:rFonts w:ascii="Times New Roman" w:eastAsia="Aptos" w:hAnsi="Times New Roman" w:cs="Times New Roman"/>
        </w:rPr>
        <w:t xml:space="preserve">I </w:t>
      </w:r>
      <w:r w:rsidRPr="00B23E95">
        <w:rPr>
          <w:rFonts w:ascii="Times New Roman" w:eastAsia="Aptos" w:hAnsi="Times New Roman" w:cs="Times New Roman"/>
        </w:rPr>
        <w:t>navigated to /home/secretstar7/2021/CVE-2021-3493/ directory containing an exploit</w:t>
      </w:r>
      <w:r w:rsidRPr="00032925">
        <w:rPr>
          <w:rFonts w:ascii="Times New Roman" w:eastAsia="Aptos" w:hAnsi="Times New Roman" w:cs="Times New Roman"/>
        </w:rPr>
        <w:t>. Which I got from github</w:t>
      </w:r>
      <w:r w:rsidR="00F939E4" w:rsidRPr="00032925">
        <w:rPr>
          <w:rFonts w:ascii="Times New Roman" w:eastAsia="Aptos" w:hAnsi="Times New Roman" w:cs="Times New Roman"/>
        </w:rPr>
        <w:t xml:space="preserve"> after doing extensive research</w:t>
      </w:r>
    </w:p>
    <w:p w14:paraId="7AA2F4F5" w14:textId="77777777" w:rsidR="00B23E95" w:rsidRPr="00B23E95" w:rsidRDefault="00B23E95" w:rsidP="00B23E95">
      <w:pPr>
        <w:numPr>
          <w:ilvl w:val="0"/>
          <w:numId w:val="3"/>
        </w:numPr>
        <w:spacing w:line="259" w:lineRule="auto"/>
        <w:rPr>
          <w:rFonts w:ascii="Times New Roman" w:eastAsia="Aptos" w:hAnsi="Times New Roman" w:cs="Times New Roman"/>
        </w:rPr>
      </w:pPr>
      <w:r w:rsidRPr="00B23E95">
        <w:rPr>
          <w:rFonts w:ascii="Times New Roman" w:eastAsia="Aptos" w:hAnsi="Times New Roman" w:cs="Times New Roman"/>
          <w:b/>
          <w:bCs/>
        </w:rPr>
        <w:t>Compiled and executed</w:t>
      </w:r>
      <w:r w:rsidRPr="00B23E95">
        <w:rPr>
          <w:rFonts w:ascii="Times New Roman" w:eastAsia="Aptos" w:hAnsi="Times New Roman" w:cs="Times New Roman"/>
        </w:rPr>
        <w:t xml:space="preserve"> an exploit (./a.out) which dropped them into a bash shell with root privileges</w:t>
      </w:r>
    </w:p>
    <w:p w14:paraId="589C65C5" w14:textId="77777777" w:rsidR="00B23E95" w:rsidRPr="00B23E95" w:rsidRDefault="00B23E95" w:rsidP="00B23E95">
      <w:pPr>
        <w:numPr>
          <w:ilvl w:val="0"/>
          <w:numId w:val="3"/>
        </w:numPr>
        <w:spacing w:line="259" w:lineRule="auto"/>
        <w:rPr>
          <w:rFonts w:ascii="Times New Roman" w:eastAsia="Aptos" w:hAnsi="Times New Roman" w:cs="Times New Roman"/>
        </w:rPr>
      </w:pPr>
      <w:r w:rsidRPr="00B23E95">
        <w:rPr>
          <w:rFonts w:ascii="Times New Roman" w:eastAsia="Aptos" w:hAnsi="Times New Roman" w:cs="Times New Roman"/>
          <w:b/>
          <w:bCs/>
        </w:rPr>
        <w:t>Verified privileges</w:t>
      </w:r>
      <w:r w:rsidRPr="00B23E95">
        <w:rPr>
          <w:rFonts w:ascii="Times New Roman" w:eastAsia="Aptos" w:hAnsi="Times New Roman" w:cs="Times New Roman"/>
        </w:rPr>
        <w:t>: After running whoami, the output showed root</w:t>
      </w:r>
    </w:p>
    <w:p w14:paraId="02F91FB2" w14:textId="2390CB68" w:rsidR="00B23E95" w:rsidRPr="00B23E95" w:rsidRDefault="00B23E95" w:rsidP="00B23E95">
      <w:pPr>
        <w:numPr>
          <w:ilvl w:val="0"/>
          <w:numId w:val="3"/>
        </w:numPr>
        <w:spacing w:line="259" w:lineRule="auto"/>
        <w:rPr>
          <w:rFonts w:ascii="Times New Roman" w:eastAsia="Aptos" w:hAnsi="Times New Roman" w:cs="Times New Roman"/>
        </w:rPr>
      </w:pPr>
      <w:r w:rsidRPr="00B23E95">
        <w:rPr>
          <w:rFonts w:ascii="Times New Roman" w:eastAsia="Aptos" w:hAnsi="Times New Roman" w:cs="Times New Roman"/>
          <w:b/>
          <w:bCs/>
        </w:rPr>
        <w:t>Privilege escalation confirmation</w:t>
      </w:r>
      <w:r w:rsidRPr="00B23E95">
        <w:rPr>
          <w:rFonts w:ascii="Times New Roman" w:eastAsia="Aptos" w:hAnsi="Times New Roman" w:cs="Times New Roman"/>
        </w:rPr>
        <w:t xml:space="preserve">: </w:t>
      </w:r>
      <w:r w:rsidR="00F939E4" w:rsidRPr="00032925">
        <w:rPr>
          <w:rFonts w:ascii="Times New Roman" w:eastAsia="Aptos" w:hAnsi="Times New Roman" w:cs="Times New Roman"/>
        </w:rPr>
        <w:t xml:space="preserve">I </w:t>
      </w:r>
      <w:r w:rsidRPr="00B23E95">
        <w:rPr>
          <w:rFonts w:ascii="Times New Roman" w:eastAsia="Aptos" w:hAnsi="Times New Roman" w:cs="Times New Roman"/>
        </w:rPr>
        <w:t>then attempted sudo usermod -aG sudo secretstar7 to add themselves to the sudo group, but this was unnecessary since they already had full sudo access</w:t>
      </w:r>
    </w:p>
    <w:p w14:paraId="2A419D12" w14:textId="77777777" w:rsidR="00B23E95" w:rsidRPr="00B23E95" w:rsidRDefault="00B23E95" w:rsidP="00B23E95">
      <w:pPr>
        <w:numPr>
          <w:ilvl w:val="0"/>
          <w:numId w:val="3"/>
        </w:numPr>
        <w:spacing w:line="259" w:lineRule="auto"/>
        <w:rPr>
          <w:rFonts w:ascii="Times New Roman" w:eastAsia="Aptos" w:hAnsi="Times New Roman" w:cs="Times New Roman"/>
        </w:rPr>
      </w:pPr>
      <w:r w:rsidRPr="00B23E95">
        <w:rPr>
          <w:rFonts w:ascii="Times New Roman" w:eastAsia="Aptos" w:hAnsi="Times New Roman" w:cs="Times New Roman"/>
          <w:b/>
          <w:bCs/>
        </w:rPr>
        <w:t>Final escalation</w:t>
      </w:r>
      <w:r w:rsidRPr="00B23E95">
        <w:rPr>
          <w:rFonts w:ascii="Times New Roman" w:eastAsia="Aptos" w:hAnsi="Times New Roman" w:cs="Times New Roman"/>
        </w:rPr>
        <w:t>: Used sudo su to obtain a root shell, which succeeded without password requirement</w:t>
      </w:r>
    </w:p>
    <w:p w14:paraId="3233983B" w14:textId="77777777" w:rsidR="00B23E95" w:rsidRPr="00B23E95" w:rsidRDefault="00B23E95" w:rsidP="00B23E95">
      <w:pPr>
        <w:spacing w:line="259" w:lineRule="auto"/>
        <w:rPr>
          <w:rFonts w:ascii="Times New Roman" w:eastAsia="Aptos" w:hAnsi="Times New Roman" w:cs="Times New Roman"/>
          <w:b/>
          <w:bCs/>
        </w:rPr>
      </w:pPr>
      <w:r w:rsidRPr="00B23E95">
        <w:rPr>
          <w:rFonts w:ascii="Times New Roman" w:eastAsia="Aptos" w:hAnsi="Times New Roman" w:cs="Times New Roman"/>
          <w:b/>
          <w:bCs/>
        </w:rPr>
        <w:t>Root Flag</w:t>
      </w:r>
    </w:p>
    <w:p w14:paraId="0063CE01" w14:textId="2919BD29" w:rsidR="00B23E95" w:rsidRPr="00B23E95" w:rsidRDefault="00F939E4" w:rsidP="00B23E95">
      <w:pPr>
        <w:spacing w:line="259" w:lineRule="auto"/>
        <w:rPr>
          <w:rFonts w:ascii="Times New Roman" w:eastAsia="Aptos" w:hAnsi="Times New Roman" w:cs="Times New Roman"/>
        </w:rPr>
      </w:pPr>
      <w:r w:rsidRPr="00032925">
        <w:rPr>
          <w:rFonts w:ascii="Times New Roman" w:eastAsia="Aptos" w:hAnsi="Times New Roman" w:cs="Times New Roman"/>
        </w:rPr>
        <w:t xml:space="preserve">I </w:t>
      </w:r>
      <w:r w:rsidR="00B23E95" w:rsidRPr="00B23E95">
        <w:rPr>
          <w:rFonts w:ascii="Times New Roman" w:eastAsia="Aptos" w:hAnsi="Times New Roman" w:cs="Times New Roman"/>
        </w:rPr>
        <w:t>successfully escalated to root privileges, as evidenced by the prompt changing from secretstar7@spy-agency to root@spy-agency with the working directory showing root@spy-agency:/home/secretstar7#.</w:t>
      </w:r>
    </w:p>
    <w:p w14:paraId="0FE2A32E" w14:textId="77777777" w:rsidR="00B23E95" w:rsidRPr="00B23E95" w:rsidRDefault="00B23E95" w:rsidP="00B23E95">
      <w:pPr>
        <w:spacing w:line="259" w:lineRule="auto"/>
        <w:rPr>
          <w:rFonts w:ascii="Times New Roman" w:eastAsia="Aptos" w:hAnsi="Times New Roman" w:cs="Times New Roman"/>
          <w:b/>
          <w:bCs/>
        </w:rPr>
      </w:pPr>
      <w:r w:rsidRPr="00B23E95">
        <w:rPr>
          <w:rFonts w:ascii="Times New Roman" w:eastAsia="Aptos" w:hAnsi="Times New Roman" w:cs="Times New Roman"/>
          <w:b/>
          <w:bCs/>
        </w:rPr>
        <w:t>Security Issues Identified</w:t>
      </w:r>
    </w:p>
    <w:p w14:paraId="049AD2A4" w14:textId="5FDB6B51" w:rsidR="00B23E95" w:rsidRPr="00B23E95" w:rsidRDefault="00B23E95" w:rsidP="00B23E95">
      <w:pPr>
        <w:numPr>
          <w:ilvl w:val="0"/>
          <w:numId w:val="4"/>
        </w:numPr>
        <w:spacing w:line="259" w:lineRule="auto"/>
        <w:rPr>
          <w:rFonts w:ascii="Times New Roman" w:eastAsia="Aptos" w:hAnsi="Times New Roman" w:cs="Times New Roman"/>
        </w:rPr>
      </w:pPr>
      <w:r w:rsidRPr="00B23E95">
        <w:rPr>
          <w:rFonts w:ascii="Times New Roman" w:eastAsia="Aptos" w:hAnsi="Times New Roman" w:cs="Times New Roman"/>
          <w:b/>
          <w:bCs/>
        </w:rPr>
        <w:t>Unrestricted</w:t>
      </w:r>
      <w:r w:rsidR="00F939E4" w:rsidRPr="00032925">
        <w:rPr>
          <w:rFonts w:ascii="Times New Roman" w:eastAsia="Aptos" w:hAnsi="Times New Roman" w:cs="Times New Roman"/>
          <w:b/>
          <w:bCs/>
        </w:rPr>
        <w:t xml:space="preserve">-partial </w:t>
      </w:r>
      <w:r w:rsidRPr="00B23E95">
        <w:rPr>
          <w:rFonts w:ascii="Times New Roman" w:eastAsia="Aptos" w:hAnsi="Times New Roman" w:cs="Times New Roman"/>
          <w:b/>
          <w:bCs/>
        </w:rPr>
        <w:t xml:space="preserve"> sudo access</w:t>
      </w:r>
      <w:r w:rsidRPr="00B23E95">
        <w:rPr>
          <w:rFonts w:ascii="Times New Roman" w:eastAsia="Aptos" w:hAnsi="Times New Roman" w:cs="Times New Roman"/>
        </w:rPr>
        <w:t xml:space="preserve"> - The most critical issue allowing trivial privilege escalation</w:t>
      </w:r>
    </w:p>
    <w:p w14:paraId="428F7E87" w14:textId="77777777" w:rsidR="00B23E95" w:rsidRPr="00B23E95" w:rsidRDefault="00B23E95" w:rsidP="00B23E95">
      <w:pPr>
        <w:numPr>
          <w:ilvl w:val="0"/>
          <w:numId w:val="4"/>
        </w:numPr>
        <w:spacing w:line="259" w:lineRule="auto"/>
        <w:rPr>
          <w:rFonts w:ascii="Times New Roman" w:eastAsia="Aptos" w:hAnsi="Times New Roman" w:cs="Times New Roman"/>
        </w:rPr>
      </w:pPr>
      <w:r w:rsidRPr="00B23E95">
        <w:rPr>
          <w:rFonts w:ascii="Times New Roman" w:eastAsia="Aptos" w:hAnsi="Times New Roman" w:cs="Times New Roman"/>
          <w:b/>
          <w:bCs/>
        </w:rPr>
        <w:t>No password requirement</w:t>
      </w:r>
      <w:r w:rsidRPr="00B23E95">
        <w:rPr>
          <w:rFonts w:ascii="Times New Roman" w:eastAsia="Aptos" w:hAnsi="Times New Roman" w:cs="Times New Roman"/>
        </w:rPr>
        <w:t xml:space="preserve"> for sudo commands</w:t>
      </w:r>
    </w:p>
    <w:p w14:paraId="15F5DFBD" w14:textId="77777777" w:rsidR="00B23E95" w:rsidRPr="00B23E95" w:rsidRDefault="00B23E95" w:rsidP="00B23E95">
      <w:pPr>
        <w:numPr>
          <w:ilvl w:val="0"/>
          <w:numId w:val="4"/>
        </w:numPr>
        <w:spacing w:line="259" w:lineRule="auto"/>
        <w:rPr>
          <w:rFonts w:ascii="Times New Roman" w:eastAsia="Aptos" w:hAnsi="Times New Roman" w:cs="Times New Roman"/>
        </w:rPr>
      </w:pPr>
      <w:r w:rsidRPr="00B23E95">
        <w:rPr>
          <w:rFonts w:ascii="Times New Roman" w:eastAsia="Aptos" w:hAnsi="Times New Roman" w:cs="Times New Roman"/>
          <w:b/>
          <w:bCs/>
        </w:rPr>
        <w:t>CVE-2021-3493 exploit present</w:t>
      </w:r>
      <w:r w:rsidRPr="00B23E95">
        <w:rPr>
          <w:rFonts w:ascii="Times New Roman" w:eastAsia="Aptos" w:hAnsi="Times New Roman" w:cs="Times New Roman"/>
        </w:rPr>
        <w:t xml:space="preserve"> - Though the sudo misconfiguration made this unnecessary</w:t>
      </w:r>
    </w:p>
    <w:p w14:paraId="1495016C" w14:textId="5395C1D2" w:rsidR="00B23E95" w:rsidRPr="00B23E95" w:rsidRDefault="00B23E95" w:rsidP="00B23E95">
      <w:pPr>
        <w:spacing w:line="259" w:lineRule="auto"/>
        <w:rPr>
          <w:rFonts w:ascii="Times New Roman" w:eastAsia="Aptos" w:hAnsi="Times New Roman" w:cs="Times New Roman"/>
        </w:rPr>
      </w:pPr>
    </w:p>
    <w:p w14:paraId="2E6CFF52" w14:textId="77777777" w:rsidR="00032925" w:rsidRPr="00032925" w:rsidRDefault="00032925" w:rsidP="00032925">
      <w:pPr>
        <w:spacing w:line="259" w:lineRule="auto"/>
        <w:rPr>
          <w:rFonts w:ascii="Times New Roman" w:eastAsia="Aptos" w:hAnsi="Times New Roman" w:cs="Times New Roman"/>
          <w:b/>
          <w:bCs/>
        </w:rPr>
      </w:pPr>
      <w:r w:rsidRPr="00032925">
        <w:rPr>
          <w:rFonts w:ascii="Times New Roman" w:eastAsia="Aptos" w:hAnsi="Times New Roman" w:cs="Times New Roman"/>
          <w:b/>
          <w:bCs/>
        </w:rPr>
        <w:t>Overview</w:t>
      </w:r>
    </w:p>
    <w:p w14:paraId="268BB64C" w14:textId="77777777" w:rsidR="00032925" w:rsidRPr="00032925" w:rsidRDefault="00032925" w:rsidP="00032925">
      <w:pPr>
        <w:spacing w:line="259" w:lineRule="auto"/>
        <w:rPr>
          <w:rFonts w:ascii="Times New Roman" w:eastAsia="Aptos" w:hAnsi="Times New Roman" w:cs="Times New Roman"/>
        </w:rPr>
      </w:pPr>
      <w:r w:rsidRPr="00032925">
        <w:rPr>
          <w:rFonts w:ascii="Times New Roman" w:eastAsia="Aptos" w:hAnsi="Times New Roman" w:cs="Times New Roman"/>
        </w:rPr>
        <w:t>CVE-2021-3493 is a local privilege escalation vulnerability in the Linux kernel's overlayfs file system implementation. It was disclosed in April 2021 and affects Ubuntu kernels (and other distributions using vulnerable kernel versions).</w:t>
      </w:r>
    </w:p>
    <w:p w14:paraId="0BB10C16" w14:textId="5920955C" w:rsidR="00032925" w:rsidRPr="00032925" w:rsidRDefault="00032925" w:rsidP="00032925">
      <w:pPr>
        <w:pStyle w:val="ListParagraph"/>
        <w:numPr>
          <w:ilvl w:val="0"/>
          <w:numId w:val="5"/>
        </w:numPr>
        <w:spacing w:line="259" w:lineRule="auto"/>
        <w:rPr>
          <w:rFonts w:ascii="Times New Roman" w:eastAsia="Aptos" w:hAnsi="Times New Roman" w:cs="Times New Roman"/>
        </w:rPr>
      </w:pPr>
      <w:r w:rsidRPr="00032925">
        <w:rPr>
          <w:rFonts w:ascii="Times New Roman" w:eastAsia="Aptos" w:hAnsi="Times New Roman" w:cs="Times New Roman"/>
        </w:rPr>
        <w:t>Attacker creates a user namespace (unprivileged operation)</w:t>
      </w:r>
    </w:p>
    <w:p w14:paraId="22296B94" w14:textId="26F9C01B" w:rsidR="00032925" w:rsidRPr="00032925" w:rsidRDefault="00032925" w:rsidP="00032925">
      <w:pPr>
        <w:pStyle w:val="ListParagraph"/>
        <w:numPr>
          <w:ilvl w:val="0"/>
          <w:numId w:val="5"/>
        </w:numPr>
        <w:spacing w:line="259" w:lineRule="auto"/>
        <w:rPr>
          <w:rFonts w:ascii="Times New Roman" w:eastAsia="Aptos" w:hAnsi="Times New Roman" w:cs="Times New Roman"/>
        </w:rPr>
      </w:pPr>
      <w:r w:rsidRPr="00032925">
        <w:rPr>
          <w:rFonts w:ascii="Times New Roman" w:eastAsia="Aptos" w:hAnsi="Times New Roman" w:cs="Times New Roman"/>
        </w:rPr>
        <w:t xml:space="preserve">Within that namespace, they mount an overlayfs </w:t>
      </w:r>
    </w:p>
    <w:p w14:paraId="2A10E076" w14:textId="14547F9C" w:rsidR="00032925" w:rsidRPr="00032925" w:rsidRDefault="00032925" w:rsidP="00032925">
      <w:pPr>
        <w:pStyle w:val="ListParagraph"/>
        <w:numPr>
          <w:ilvl w:val="0"/>
          <w:numId w:val="5"/>
        </w:numPr>
        <w:spacing w:line="259" w:lineRule="auto"/>
        <w:rPr>
          <w:rFonts w:ascii="Times New Roman" w:eastAsia="Aptos" w:hAnsi="Times New Roman" w:cs="Times New Roman"/>
        </w:rPr>
      </w:pPr>
      <w:r w:rsidRPr="00032925">
        <w:rPr>
          <w:rFonts w:ascii="Times New Roman" w:eastAsia="Aptos" w:hAnsi="Times New Roman" w:cs="Times New Roman"/>
        </w:rPr>
        <w:t>They manipulate file attributes/capabilities through the overlay</w:t>
      </w:r>
    </w:p>
    <w:p w14:paraId="647FE495" w14:textId="417DA97A" w:rsidR="00032925" w:rsidRPr="00032925" w:rsidRDefault="00032925" w:rsidP="00032925">
      <w:pPr>
        <w:pStyle w:val="ListParagraph"/>
        <w:numPr>
          <w:ilvl w:val="0"/>
          <w:numId w:val="5"/>
        </w:numPr>
        <w:spacing w:line="259" w:lineRule="auto"/>
        <w:rPr>
          <w:rFonts w:ascii="Times New Roman" w:eastAsia="Aptos" w:hAnsi="Times New Roman" w:cs="Times New Roman"/>
        </w:rPr>
      </w:pPr>
      <w:r w:rsidRPr="00032925">
        <w:rPr>
          <w:rFonts w:ascii="Times New Roman" w:eastAsia="Aptos" w:hAnsi="Times New Roman" w:cs="Times New Roman"/>
        </w:rPr>
        <w:t>The kernel incorrectly preserves elevated capabilities</w:t>
      </w:r>
    </w:p>
    <w:p w14:paraId="1971208B" w14:textId="55BFFA66" w:rsidR="00032925" w:rsidRPr="00032925" w:rsidRDefault="00032925" w:rsidP="00032925">
      <w:pPr>
        <w:pStyle w:val="ListParagraph"/>
        <w:numPr>
          <w:ilvl w:val="0"/>
          <w:numId w:val="5"/>
        </w:numPr>
        <w:spacing w:line="259" w:lineRule="auto"/>
        <w:rPr>
          <w:rFonts w:ascii="Times New Roman" w:eastAsia="Aptos" w:hAnsi="Times New Roman" w:cs="Times New Roman"/>
        </w:rPr>
      </w:pPr>
      <w:r w:rsidRPr="00032925">
        <w:rPr>
          <w:rFonts w:ascii="Times New Roman" w:eastAsia="Aptos" w:hAnsi="Times New Roman" w:cs="Times New Roman"/>
        </w:rPr>
        <w:t>Execute a file with unintended root capabilities</w:t>
      </w:r>
    </w:p>
    <w:p w14:paraId="1C96CDD6" w14:textId="26AD60DA" w:rsidR="007B4E93" w:rsidRDefault="00032925" w:rsidP="00032925">
      <w:pPr>
        <w:pStyle w:val="ListParagraph"/>
        <w:numPr>
          <w:ilvl w:val="0"/>
          <w:numId w:val="5"/>
        </w:numPr>
        <w:spacing w:line="259" w:lineRule="auto"/>
        <w:rPr>
          <w:rFonts w:ascii="Times New Roman" w:eastAsia="Aptos" w:hAnsi="Times New Roman" w:cs="Times New Roman"/>
        </w:rPr>
      </w:pPr>
      <w:r w:rsidRPr="00032925">
        <w:rPr>
          <w:rFonts w:ascii="Times New Roman" w:eastAsia="Aptos" w:hAnsi="Times New Roman" w:cs="Times New Roman"/>
        </w:rPr>
        <w:t>Gain root shell</w:t>
      </w:r>
    </w:p>
    <w:p w14:paraId="11BEF9B7" w14:textId="667E8F42" w:rsidR="00B02BCF" w:rsidRDefault="00B02BCF">
      <w:pPr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br w:type="page"/>
      </w:r>
    </w:p>
    <w:p w14:paraId="204AD682" w14:textId="1742CFFB" w:rsidR="00B02BCF" w:rsidRDefault="00B02BCF" w:rsidP="00B02BCF">
      <w:pPr>
        <w:pStyle w:val="ListParagraph"/>
        <w:spacing w:line="259" w:lineRule="auto"/>
        <w:jc w:val="center"/>
        <w:rPr>
          <w:ins w:id="0" w:author="Mekhi Bentley" w:date="2025-11-16T13:34:00Z" w16du:dateUtc="2025-11-16T18:34:00Z"/>
          <w:rFonts w:ascii="Times New Roman" w:eastAsia="Aptos" w:hAnsi="Times New Roman" w:cs="Times New Roman"/>
          <w:b/>
          <w:bCs/>
        </w:rPr>
      </w:pPr>
      <w:r w:rsidRPr="00B02BCF">
        <w:rPr>
          <w:rFonts w:ascii="Times New Roman" w:eastAsia="Aptos" w:hAnsi="Times New Roman" w:cs="Times New Roman"/>
          <w:b/>
          <w:bCs/>
        </w:rPr>
        <w:lastRenderedPageBreak/>
        <w:t>Web Browser Defaced</w:t>
      </w:r>
    </w:p>
    <w:p w14:paraId="3F3F99F6" w14:textId="589F0BC1" w:rsidR="00403539" w:rsidRPr="00403539" w:rsidRDefault="00403539" w:rsidP="00403539">
      <w:pPr>
        <w:pStyle w:val="ListParagraph"/>
        <w:spacing w:line="259" w:lineRule="auto"/>
        <w:rPr>
          <w:rFonts w:ascii="Times New Roman" w:eastAsia="Aptos" w:hAnsi="Times New Roman" w:cs="Times New Roman"/>
        </w:rPr>
      </w:pPr>
      <w:r w:rsidRPr="00403539">
        <w:rPr>
          <w:rFonts w:ascii="Times New Roman" w:eastAsia="Aptos" w:hAnsi="Times New Roman" w:cs="Times New Roman"/>
          <w:noProof/>
        </w:rPr>
        <w:drawing>
          <wp:inline distT="0" distB="0" distL="0" distR="0" wp14:anchorId="6389F9C3" wp14:editId="0416A4AE">
            <wp:extent cx="5943600" cy="2066925"/>
            <wp:effectExtent l="0" t="0" r="0" b="9525"/>
            <wp:docPr id="1742149933" name="Picture 1" descr="A computer screen sh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149933" name="Picture 1" descr="A computer screen sho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83D75" w14:textId="77777777" w:rsidR="00F53EBE" w:rsidRPr="00980698" w:rsidRDefault="00F53EBE" w:rsidP="00980698">
      <w:pPr>
        <w:pStyle w:val="ListParagraph"/>
        <w:spacing w:line="259" w:lineRule="auto"/>
        <w:rPr>
          <w:rFonts w:ascii="Times New Roman" w:eastAsia="Aptos" w:hAnsi="Times New Roman" w:cs="Times New Roman"/>
        </w:rPr>
      </w:pPr>
    </w:p>
    <w:p w14:paraId="555D9069" w14:textId="72076281" w:rsidR="001E584E" w:rsidRDefault="001E584E" w:rsidP="001E584E">
      <w:pPr>
        <w:pStyle w:val="ListParagraph"/>
        <w:spacing w:line="259" w:lineRule="auto"/>
        <w:rPr>
          <w:rFonts w:ascii="Times New Roman" w:eastAsia="Aptos" w:hAnsi="Times New Roman" w:cs="Times New Roman"/>
        </w:rPr>
      </w:pPr>
      <w:r w:rsidRPr="001E584E">
        <w:rPr>
          <w:rFonts w:ascii="Times New Roman" w:eastAsia="Aptos" w:hAnsi="Times New Roman" w:cs="Times New Roman"/>
          <w:noProof/>
        </w:rPr>
        <w:drawing>
          <wp:inline distT="0" distB="0" distL="0" distR="0" wp14:anchorId="258E0B8B" wp14:editId="617E8B84">
            <wp:extent cx="2496620" cy="3087433"/>
            <wp:effectExtent l="0" t="0" r="0" b="0"/>
            <wp:docPr id="10507992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405" cy="3088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F6777" w14:textId="77777777" w:rsidR="001E584E" w:rsidRPr="001E584E" w:rsidRDefault="001E584E" w:rsidP="001E584E">
      <w:pPr>
        <w:pStyle w:val="ListParagraph"/>
        <w:spacing w:line="259" w:lineRule="auto"/>
        <w:rPr>
          <w:rFonts w:ascii="Times New Roman" w:eastAsia="Aptos" w:hAnsi="Times New Roman" w:cs="Times New Roman"/>
        </w:rPr>
      </w:pPr>
    </w:p>
    <w:p w14:paraId="05DCA00B" w14:textId="23EFEE59" w:rsidR="00B02BCF" w:rsidRDefault="00C14442" w:rsidP="00B02BCF">
      <w:pPr>
        <w:pStyle w:val="ListParagraph"/>
        <w:spacing w:line="259" w:lineRule="auto"/>
        <w:rPr>
          <w:rFonts w:ascii="Times New Roman" w:eastAsia="Aptos" w:hAnsi="Times New Roman" w:cs="Times New Roman"/>
        </w:rPr>
      </w:pPr>
      <w:r w:rsidRPr="00C14442">
        <w:rPr>
          <w:rFonts w:ascii="Times New Roman" w:eastAsia="Aptos" w:hAnsi="Times New Roman" w:cs="Times New Roman"/>
          <w:noProof/>
        </w:rPr>
        <w:drawing>
          <wp:inline distT="0" distB="0" distL="0" distR="0" wp14:anchorId="62D788E1" wp14:editId="5ECFAFDE">
            <wp:extent cx="5943600" cy="2310765"/>
            <wp:effectExtent l="0" t="0" r="0" b="0"/>
            <wp:docPr id="358384353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84353" name="Picture 3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38D48" w14:textId="19C0C1FD" w:rsidR="005E460A" w:rsidRDefault="005E460A" w:rsidP="00B02BCF">
      <w:pPr>
        <w:pStyle w:val="ListParagraph"/>
        <w:spacing w:line="259" w:lineRule="auto"/>
        <w:rPr>
          <w:rFonts w:ascii="Times New Roman" w:eastAsia="Aptos" w:hAnsi="Times New Roman" w:cs="Times New Roman"/>
        </w:rPr>
      </w:pPr>
      <w:r w:rsidRPr="005E460A">
        <w:rPr>
          <w:rFonts w:ascii="Times New Roman" w:eastAsia="Aptos" w:hAnsi="Times New Roman" w:cs="Times New Roman"/>
          <w:noProof/>
        </w:rPr>
        <w:lastRenderedPageBreak/>
        <w:drawing>
          <wp:inline distT="0" distB="0" distL="0" distR="0" wp14:anchorId="40452AD0" wp14:editId="21AE4210">
            <wp:extent cx="5943600" cy="2825750"/>
            <wp:effectExtent l="0" t="0" r="0" b="0"/>
            <wp:docPr id="1325048798" name="Picture 4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48798" name="Picture 4" descr="A screenshot of a computer erro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AE142" w14:textId="77777777" w:rsidR="005E460A" w:rsidRDefault="005E460A" w:rsidP="00B02BCF">
      <w:pPr>
        <w:pStyle w:val="ListParagraph"/>
        <w:spacing w:line="259" w:lineRule="auto"/>
        <w:rPr>
          <w:rFonts w:ascii="Times New Roman" w:eastAsia="Aptos" w:hAnsi="Times New Roman" w:cs="Times New Roman"/>
        </w:rPr>
      </w:pPr>
    </w:p>
    <w:p w14:paraId="2AA2692D" w14:textId="1921B598" w:rsidR="00001D0A" w:rsidRDefault="005E460A" w:rsidP="00001D0A">
      <w:pPr>
        <w:spacing w:line="259" w:lineRule="auto"/>
        <w:rPr>
          <w:rFonts w:ascii="Times New Roman" w:eastAsia="Aptos" w:hAnsi="Times New Roman" w:cs="Times New Roman"/>
        </w:rPr>
      </w:pPr>
      <w:r w:rsidRPr="00001D0A">
        <w:rPr>
          <w:rFonts w:ascii="Times New Roman" w:eastAsia="Aptos" w:hAnsi="Times New Roman" w:cs="Times New Roman"/>
        </w:rPr>
        <w:t>After going throu</w:t>
      </w:r>
      <w:r w:rsidR="008F16C0" w:rsidRPr="00001D0A">
        <w:rPr>
          <w:rFonts w:ascii="Times New Roman" w:eastAsia="Aptos" w:hAnsi="Times New Roman" w:cs="Times New Roman"/>
        </w:rPr>
        <w:t>gh the directories, I moved in</w:t>
      </w:r>
      <w:r w:rsidR="00001D0A" w:rsidRPr="00001D0A">
        <w:rPr>
          <w:rFonts w:ascii="Times New Roman" w:eastAsia="Aptos" w:hAnsi="Times New Roman" w:cs="Times New Roman"/>
        </w:rPr>
        <w:t>to the var/www directory where I came across the html files for the webpage. I nano into each html and from there edited to deface the webpage.</w:t>
      </w:r>
      <w:r w:rsidR="00001D0A">
        <w:rPr>
          <w:rFonts w:ascii="Times New Roman" w:eastAsia="Aptos" w:hAnsi="Times New Roman" w:cs="Times New Roman"/>
        </w:rPr>
        <w:t xml:space="preserve"> </w:t>
      </w:r>
    </w:p>
    <w:p w14:paraId="66C22A83" w14:textId="4D0A9928" w:rsidR="00001D0A" w:rsidRDefault="00001D0A" w:rsidP="00001D0A">
      <w:pPr>
        <w:spacing w:line="259" w:lineRule="auto"/>
        <w:rPr>
          <w:rFonts w:ascii="Times New Roman" w:eastAsia="Aptos" w:hAnsi="Times New Roman" w:cs="Times New Roman"/>
        </w:rPr>
      </w:pPr>
      <w:r w:rsidRPr="00001D0A">
        <w:rPr>
          <w:rFonts w:ascii="Times New Roman" w:eastAsia="Aptos" w:hAnsi="Times New Roman" w:cs="Times New Roman"/>
        </w:rPr>
        <w:t>Commands run where:</w:t>
      </w:r>
    </w:p>
    <w:p w14:paraId="6860BDBE" w14:textId="0DE448C7" w:rsidR="00001D0A" w:rsidRDefault="00B672D4" w:rsidP="00001D0A">
      <w:pPr>
        <w:pStyle w:val="ListParagraph"/>
        <w:numPr>
          <w:ilvl w:val="0"/>
          <w:numId w:val="7"/>
        </w:numPr>
        <w:spacing w:line="259" w:lineRule="auto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>Cd var/www</w:t>
      </w:r>
    </w:p>
    <w:p w14:paraId="71B3DC43" w14:textId="06D1BED8" w:rsidR="00B672D4" w:rsidRDefault="00B672D4" w:rsidP="00001D0A">
      <w:pPr>
        <w:pStyle w:val="ListParagraph"/>
        <w:numPr>
          <w:ilvl w:val="0"/>
          <w:numId w:val="7"/>
        </w:numPr>
        <w:spacing w:line="259" w:lineRule="auto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 xml:space="preserve">cat </w:t>
      </w:r>
      <w:r w:rsidR="00120226">
        <w:rPr>
          <w:rFonts w:ascii="Times New Roman" w:eastAsia="Aptos" w:hAnsi="Times New Roman" w:cs="Times New Roman"/>
        </w:rPr>
        <w:t>login.php, briefing.hmtl idex.html</w:t>
      </w:r>
    </w:p>
    <w:p w14:paraId="1A52C468" w14:textId="7122A102" w:rsidR="00F92334" w:rsidRDefault="00120226" w:rsidP="00F92334">
      <w:pPr>
        <w:pStyle w:val="ListParagraph"/>
        <w:numPr>
          <w:ilvl w:val="0"/>
          <w:numId w:val="7"/>
        </w:numPr>
        <w:spacing w:line="259" w:lineRule="auto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>nano (each</w:t>
      </w:r>
      <w:r w:rsidR="00EB4FDD">
        <w:rPr>
          <w:rFonts w:ascii="Times New Roman" w:eastAsia="Aptos" w:hAnsi="Times New Roman" w:cs="Times New Roman"/>
        </w:rPr>
        <w:t xml:space="preserve"> txt f</w:t>
      </w:r>
      <w:r>
        <w:rPr>
          <w:rFonts w:ascii="Times New Roman" w:eastAsia="Aptos" w:hAnsi="Times New Roman" w:cs="Times New Roman"/>
        </w:rPr>
        <w:t>ile</w:t>
      </w:r>
      <w:r w:rsidR="00EB4FDD">
        <w:rPr>
          <w:rFonts w:ascii="Times New Roman" w:eastAsia="Aptos" w:hAnsi="Times New Roman" w:cs="Times New Roman"/>
        </w:rPr>
        <w:t xml:space="preserve"> related to the html</w:t>
      </w:r>
      <w:r>
        <w:rPr>
          <w:rFonts w:ascii="Times New Roman" w:eastAsia="Aptos" w:hAnsi="Times New Roman" w:cs="Times New Roman"/>
        </w:rPr>
        <w:t>)</w:t>
      </w:r>
    </w:p>
    <w:p w14:paraId="5887B4CC" w14:textId="77777777" w:rsidR="00F92334" w:rsidRDefault="00F92334">
      <w:pPr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br w:type="page"/>
      </w:r>
    </w:p>
    <w:p w14:paraId="3E1CC79D" w14:textId="42749864" w:rsidR="00F92334" w:rsidRPr="00F92334" w:rsidRDefault="00F92334" w:rsidP="00F92334">
      <w:pPr>
        <w:pStyle w:val="ListParagraph"/>
        <w:spacing w:line="259" w:lineRule="auto"/>
        <w:jc w:val="center"/>
        <w:rPr>
          <w:rFonts w:ascii="Times New Roman" w:eastAsia="Aptos" w:hAnsi="Times New Roman" w:cs="Times New Roman"/>
          <w:b/>
          <w:bCs/>
        </w:rPr>
      </w:pPr>
      <w:r w:rsidRPr="00F92334">
        <w:rPr>
          <w:rFonts w:ascii="Times New Roman" w:eastAsia="Aptos" w:hAnsi="Times New Roman" w:cs="Times New Roman"/>
          <w:b/>
          <w:bCs/>
        </w:rPr>
        <w:lastRenderedPageBreak/>
        <w:t>Command Log</w:t>
      </w:r>
    </w:p>
    <w:p w14:paraId="4B74020F" w14:textId="5F24FAB0" w:rsidR="00001D0A" w:rsidRDefault="00C2157A" w:rsidP="00001D0A">
      <w:pPr>
        <w:spacing w:line="259" w:lineRule="auto"/>
        <w:ind w:left="360"/>
        <w:rPr>
          <w:rFonts w:ascii="Times New Roman" w:eastAsia="Aptos" w:hAnsi="Times New Roman" w:cs="Times New Roman"/>
        </w:rPr>
      </w:pPr>
      <w:r w:rsidRPr="00C2157A">
        <w:rPr>
          <w:rFonts w:ascii="Times New Roman" w:eastAsia="Aptos" w:hAnsi="Times New Roman" w:cs="Times New Roman"/>
          <w:noProof/>
        </w:rPr>
        <w:drawing>
          <wp:inline distT="0" distB="0" distL="0" distR="0" wp14:anchorId="1ABABF83" wp14:editId="4A2A920A">
            <wp:extent cx="4540469" cy="3611031"/>
            <wp:effectExtent l="0" t="0" r="0" b="8890"/>
            <wp:docPr id="76249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8824" cy="3617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0D6EB" w14:textId="77777777" w:rsidR="000F2433" w:rsidRDefault="000F2433" w:rsidP="00001D0A">
      <w:pPr>
        <w:spacing w:line="259" w:lineRule="auto"/>
        <w:ind w:left="360"/>
        <w:rPr>
          <w:rFonts w:ascii="Times New Roman" w:eastAsia="Aptos" w:hAnsi="Times New Roman" w:cs="Times New Roman"/>
        </w:rPr>
      </w:pPr>
    </w:p>
    <w:p w14:paraId="3243F1B4" w14:textId="78932E09" w:rsidR="000F2433" w:rsidRDefault="000F2433" w:rsidP="00001D0A">
      <w:pPr>
        <w:spacing w:line="259" w:lineRule="auto"/>
        <w:ind w:left="360"/>
        <w:rPr>
          <w:rFonts w:ascii="Times New Roman" w:eastAsia="Aptos" w:hAnsi="Times New Roman" w:cs="Times New Roman"/>
        </w:rPr>
      </w:pPr>
      <w:r w:rsidRPr="000F2433">
        <w:rPr>
          <w:rFonts w:ascii="Times New Roman" w:eastAsia="Aptos" w:hAnsi="Times New Roman" w:cs="Times New Roman"/>
          <w:noProof/>
        </w:rPr>
        <w:drawing>
          <wp:inline distT="0" distB="0" distL="0" distR="0" wp14:anchorId="4648962F" wp14:editId="1C4C0802">
            <wp:extent cx="4871545" cy="2984342"/>
            <wp:effectExtent l="0" t="0" r="5715" b="6985"/>
            <wp:docPr id="190581400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14007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599" cy="2988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5001D" w14:textId="77777777" w:rsidR="00C2157A" w:rsidRDefault="00C2157A" w:rsidP="00001D0A">
      <w:pPr>
        <w:spacing w:line="259" w:lineRule="auto"/>
        <w:ind w:left="360"/>
        <w:rPr>
          <w:rFonts w:ascii="Times New Roman" w:eastAsia="Aptos" w:hAnsi="Times New Roman" w:cs="Times New Roman"/>
        </w:rPr>
      </w:pPr>
    </w:p>
    <w:p w14:paraId="32DFF118" w14:textId="77777777" w:rsidR="000F2433" w:rsidRDefault="000F2433" w:rsidP="00001D0A">
      <w:pPr>
        <w:spacing w:line="259" w:lineRule="auto"/>
        <w:ind w:left="360"/>
        <w:rPr>
          <w:rFonts w:ascii="Times New Roman" w:eastAsia="Aptos" w:hAnsi="Times New Roman" w:cs="Times New Roman"/>
        </w:rPr>
      </w:pPr>
    </w:p>
    <w:p w14:paraId="25F252A7" w14:textId="77777777" w:rsidR="000F2433" w:rsidRDefault="000F2433" w:rsidP="00001D0A">
      <w:pPr>
        <w:spacing w:line="259" w:lineRule="auto"/>
        <w:ind w:left="360"/>
        <w:rPr>
          <w:rFonts w:ascii="Times New Roman" w:eastAsia="Aptos" w:hAnsi="Times New Roman" w:cs="Times New Roman"/>
        </w:rPr>
      </w:pPr>
    </w:p>
    <w:p w14:paraId="71B38B29" w14:textId="6E4E6082" w:rsidR="000F2433" w:rsidRPr="00001D0A" w:rsidRDefault="001D6F6E" w:rsidP="00001D0A">
      <w:pPr>
        <w:spacing w:line="259" w:lineRule="auto"/>
        <w:ind w:left="360"/>
        <w:rPr>
          <w:rFonts w:ascii="Times New Roman" w:eastAsia="Aptos" w:hAnsi="Times New Roman" w:cs="Times New Roman"/>
        </w:rPr>
      </w:pPr>
      <w:r w:rsidRPr="001D6F6E">
        <w:rPr>
          <w:rFonts w:ascii="Times New Roman" w:eastAsia="Aptos" w:hAnsi="Times New Roman" w:cs="Times New Roman"/>
          <w:noProof/>
        </w:rPr>
        <w:lastRenderedPageBreak/>
        <w:drawing>
          <wp:inline distT="0" distB="0" distL="0" distR="0" wp14:anchorId="2BF3CAA4" wp14:editId="79D5A94C">
            <wp:extent cx="4113913" cy="3496826"/>
            <wp:effectExtent l="0" t="0" r="1270" b="8890"/>
            <wp:docPr id="1520965819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65819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709" cy="3506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6F6E">
        <w:rPr>
          <w:rFonts w:ascii="Times New Roman" w:eastAsia="Aptos" w:hAnsi="Times New Roman" w:cs="Times New Roman"/>
          <w:noProof/>
        </w:rPr>
        <w:drawing>
          <wp:inline distT="0" distB="0" distL="0" distR="0" wp14:anchorId="42B1B4BE" wp14:editId="5E03913E">
            <wp:extent cx="3938954" cy="3750843"/>
            <wp:effectExtent l="0" t="0" r="4445" b="2540"/>
            <wp:docPr id="160009786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97862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7119" cy="37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6F6E">
        <w:rPr>
          <w:rFonts w:ascii="Times New Roman" w:eastAsia="Aptos" w:hAnsi="Times New Roman" w:cs="Times New Roman"/>
          <w:noProof/>
        </w:rPr>
        <w:lastRenderedPageBreak/>
        <w:drawing>
          <wp:inline distT="0" distB="0" distL="0" distR="0" wp14:anchorId="366FBB95" wp14:editId="155B0E8F">
            <wp:extent cx="5365820" cy="4015193"/>
            <wp:effectExtent l="0" t="0" r="6350" b="4445"/>
            <wp:docPr id="74967227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72275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820" cy="4015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6F6E">
        <w:rPr>
          <w:rFonts w:ascii="Times New Roman" w:eastAsia="Aptos" w:hAnsi="Times New Roman" w:cs="Times New Roman"/>
          <w:noProof/>
        </w:rPr>
        <w:lastRenderedPageBreak/>
        <w:drawing>
          <wp:inline distT="0" distB="0" distL="0" distR="0" wp14:anchorId="777C25CE" wp14:editId="7DA2A9E3">
            <wp:extent cx="5943600" cy="4792980"/>
            <wp:effectExtent l="0" t="0" r="0" b="7620"/>
            <wp:docPr id="54055289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52891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9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F2433" w:rsidRPr="00001D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86593" w14:textId="77777777" w:rsidR="00C14975" w:rsidRDefault="00C14975" w:rsidP="00CD616D">
      <w:pPr>
        <w:spacing w:after="0" w:line="240" w:lineRule="auto"/>
      </w:pPr>
      <w:r>
        <w:separator/>
      </w:r>
    </w:p>
  </w:endnote>
  <w:endnote w:type="continuationSeparator" w:id="0">
    <w:p w14:paraId="1A226EBC" w14:textId="77777777" w:rsidR="00C14975" w:rsidRDefault="00C14975" w:rsidP="00CD6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DF8C8" w14:textId="77777777" w:rsidR="00C14975" w:rsidRDefault="00C14975" w:rsidP="00CD616D">
      <w:pPr>
        <w:spacing w:after="0" w:line="240" w:lineRule="auto"/>
      </w:pPr>
      <w:r>
        <w:separator/>
      </w:r>
    </w:p>
  </w:footnote>
  <w:footnote w:type="continuationSeparator" w:id="0">
    <w:p w14:paraId="4DA09EB6" w14:textId="77777777" w:rsidR="00C14975" w:rsidRDefault="00C14975" w:rsidP="00CD61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52301"/>
    <w:multiLevelType w:val="hybridMultilevel"/>
    <w:tmpl w:val="38B62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EA1395"/>
    <w:multiLevelType w:val="multilevel"/>
    <w:tmpl w:val="ED94D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C203C4"/>
    <w:multiLevelType w:val="hybridMultilevel"/>
    <w:tmpl w:val="EA2AD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8E0BE1"/>
    <w:multiLevelType w:val="multilevel"/>
    <w:tmpl w:val="B448A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57038B"/>
    <w:multiLevelType w:val="multilevel"/>
    <w:tmpl w:val="544A1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A823C9"/>
    <w:multiLevelType w:val="hybridMultilevel"/>
    <w:tmpl w:val="C632E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665AA5"/>
    <w:multiLevelType w:val="multilevel"/>
    <w:tmpl w:val="8C76F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8490179">
    <w:abstractNumId w:val="4"/>
  </w:num>
  <w:num w:numId="2" w16cid:durableId="1656564910">
    <w:abstractNumId w:val="1"/>
  </w:num>
  <w:num w:numId="3" w16cid:durableId="1093630839">
    <w:abstractNumId w:val="6"/>
  </w:num>
  <w:num w:numId="4" w16cid:durableId="262495399">
    <w:abstractNumId w:val="3"/>
  </w:num>
  <w:num w:numId="5" w16cid:durableId="410273317">
    <w:abstractNumId w:val="2"/>
  </w:num>
  <w:num w:numId="6" w16cid:durableId="80029377">
    <w:abstractNumId w:val="5"/>
  </w:num>
  <w:num w:numId="7" w16cid:durableId="69496253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ekhi Bentley">
    <w15:presenceInfo w15:providerId="Windows Live" w15:userId="2de1c3e534c81f4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719"/>
    <w:rsid w:val="00001D0A"/>
    <w:rsid w:val="00032925"/>
    <w:rsid w:val="00084B10"/>
    <w:rsid w:val="000F2433"/>
    <w:rsid w:val="00120226"/>
    <w:rsid w:val="001D6F6E"/>
    <w:rsid w:val="001E584E"/>
    <w:rsid w:val="00231E03"/>
    <w:rsid w:val="002428FF"/>
    <w:rsid w:val="002D5AAD"/>
    <w:rsid w:val="00376E9F"/>
    <w:rsid w:val="00403539"/>
    <w:rsid w:val="00534D21"/>
    <w:rsid w:val="005E460A"/>
    <w:rsid w:val="00797742"/>
    <w:rsid w:val="007B4E93"/>
    <w:rsid w:val="007D18A6"/>
    <w:rsid w:val="008632F9"/>
    <w:rsid w:val="008C55B4"/>
    <w:rsid w:val="008E3035"/>
    <w:rsid w:val="008F16C0"/>
    <w:rsid w:val="00980698"/>
    <w:rsid w:val="009F5AB3"/>
    <w:rsid w:val="00A9283C"/>
    <w:rsid w:val="00AE7719"/>
    <w:rsid w:val="00B02BCF"/>
    <w:rsid w:val="00B23E95"/>
    <w:rsid w:val="00B672D4"/>
    <w:rsid w:val="00C14442"/>
    <w:rsid w:val="00C14975"/>
    <w:rsid w:val="00C2092F"/>
    <w:rsid w:val="00C2157A"/>
    <w:rsid w:val="00C52899"/>
    <w:rsid w:val="00CD616D"/>
    <w:rsid w:val="00D75143"/>
    <w:rsid w:val="00E10F57"/>
    <w:rsid w:val="00E16848"/>
    <w:rsid w:val="00EB4FDD"/>
    <w:rsid w:val="00F53EBE"/>
    <w:rsid w:val="00F92334"/>
    <w:rsid w:val="00F93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2F80E"/>
  <w15:chartTrackingRefBased/>
  <w15:docId w15:val="{698DAACC-C45F-44A7-926D-CCF602275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7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7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7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7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7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7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7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7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7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71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5A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D61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616D"/>
  </w:style>
  <w:style w:type="paragraph" w:styleId="Footer">
    <w:name w:val="footer"/>
    <w:basedOn w:val="Normal"/>
    <w:link w:val="FooterChar"/>
    <w:uiPriority w:val="99"/>
    <w:unhideWhenUsed/>
    <w:rsid w:val="00CD61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616D"/>
  </w:style>
  <w:style w:type="paragraph" w:styleId="Revision">
    <w:name w:val="Revision"/>
    <w:hidden/>
    <w:uiPriority w:val="99"/>
    <w:semiHidden/>
    <w:rsid w:val="00B02BC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2671</TotalTime>
  <Pages>11</Pages>
  <Words>475</Words>
  <Characters>2864</Characters>
  <Application>Microsoft Office Word</Application>
  <DocSecurity>0</DocSecurity>
  <Lines>106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Mekhi Bentley</dc:creator>
  <cp:keywords/>
  <dc:description/>
  <cp:lastModifiedBy>Mekhi Bentley</cp:lastModifiedBy>
  <cp:revision>19</cp:revision>
  <dcterms:created xsi:type="dcterms:W3CDTF">2025-11-14T21:06:00Z</dcterms:created>
  <dcterms:modified xsi:type="dcterms:W3CDTF">2025-11-16T21:50:00Z</dcterms:modified>
</cp:coreProperties>
</file>